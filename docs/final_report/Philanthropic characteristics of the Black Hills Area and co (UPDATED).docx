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2BEE027A">
      <w:pPr>
        <w:pStyle w:val="Title"/>
      </w:pPr>
      <w:r w:rsidR="30134D9D">
        <w:rPr/>
        <w:t>Philanthropic characteristics of the Black Hills Area and comparison to selected benchmark regions</w:t>
      </w:r>
    </w:p>
    <w:p w:rsidR="30134D9D" w:rsidP="74DEB153" w:rsidRDefault="30134D9D" w14:paraId="09F80486" w14:textId="31CA28C2">
      <w:pPr>
        <w:pStyle w:val="Normal"/>
      </w:pPr>
      <w:r w:rsidR="30134D9D">
        <w:rPr/>
        <w:t>Prepared by Statistics Without Borders</w:t>
      </w:r>
      <w:r w:rsidR="3502486E">
        <w:rPr/>
        <w:t xml:space="preserve"> for </w:t>
      </w:r>
      <w:r w:rsidR="30134D9D">
        <w:rPr/>
        <w:t>the Black Hills Area Community Foundation</w:t>
      </w:r>
    </w:p>
    <w:p w:rsidR="74DEB153" w:rsidP="74DEB153" w:rsidRDefault="74DEB153" w14:paraId="586D314C" w14:textId="5E83771D">
      <w:pPr>
        <w:pStyle w:val="Normal"/>
      </w:pPr>
    </w:p>
    <w:p w:rsidR="30134D9D" w:rsidP="74DEB153" w:rsidRDefault="30134D9D" w14:paraId="024F8BAA" w14:textId="290BA458">
      <w:pPr>
        <w:pStyle w:val="Normal"/>
      </w:pPr>
      <w:r w:rsidR="30134D9D">
        <w:drawing>
          <wp:inline wp14:editId="2FCEBCF9" wp14:anchorId="56AE02D1">
            <wp:extent cx="1955900" cy="1016052"/>
            <wp:effectExtent l="0" t="0" r="0" b="0"/>
            <wp:docPr id="71468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686847" name="Picture 714686847"/>
                    <pic:cNvPicPr/>
                  </pic:nvPicPr>
                  <pic:blipFill>
                    <a:blip xmlns:r="http://schemas.openxmlformats.org/officeDocument/2006/relationships" r:embed="rId1089790395">
                      <a:extLst>
                        <a:ext uri="{28A0092B-C50C-407E-A947-70E740481C1C}">
                          <a14:useLocalDpi xmlns:a14="http://schemas.microsoft.com/office/drawing/2010/main"/>
                        </a:ext>
                      </a:extLst>
                    </a:blip>
                    <a:stretch>
                      <a:fillRect/>
                    </a:stretch>
                  </pic:blipFill>
                  <pic:spPr>
                    <a:xfrm>
                      <a:off x="0" y="0"/>
                      <a:ext cx="1955900" cy="1016052"/>
                    </a:xfrm>
                    <a:prstGeom prst="rect">
                      <a:avLst/>
                    </a:prstGeom>
                  </pic:spPr>
                </pic:pic>
              </a:graphicData>
            </a:graphic>
          </wp:inline>
        </w:drawing>
      </w:r>
    </w:p>
    <w:p w:rsidR="74DEB153" w:rsidP="74DEB153" w:rsidRDefault="74DEB153" w14:paraId="72D95A98" w14:textId="08169237">
      <w:pPr>
        <w:pStyle w:val="Normal"/>
      </w:pPr>
    </w:p>
    <w:sdt>
      <w:sdtPr>
        <w:id w:val="273697688"/>
        <w:docPartObj>
          <w:docPartGallery w:val="Table of Contents"/>
          <w:docPartUnique/>
        </w:docPartObj>
      </w:sdtPr>
      <w:sdtContent>
        <w:p w:rsidR="74DEB153" w:rsidP="6A7B4749" w:rsidRDefault="74DEB153" w14:paraId="44F875A6" w14:textId="3CE97CBD">
          <w:pPr>
            <w:pStyle w:val="TOC1"/>
            <w:tabs>
              <w:tab w:val="right" w:leader="dot" w:pos="9360"/>
            </w:tabs>
            <w:rPr>
              <w:rStyle w:val="Hyperlink"/>
            </w:rPr>
          </w:pPr>
          <w:r>
            <w:fldChar w:fldCharType="begin"/>
          </w:r>
          <w:r>
            <w:instrText xml:space="preserve">TOC \o "1-9" \z \u \h</w:instrText>
          </w:r>
          <w:r>
            <w:fldChar w:fldCharType="separate"/>
          </w:r>
          <w:hyperlink w:anchor="_Toc1448880005">
            <w:r w:rsidRPr="6A7B4749" w:rsidR="6A7B4749">
              <w:rPr>
                <w:rStyle w:val="Hyperlink"/>
              </w:rPr>
              <w:t>Executive summary</w:t>
            </w:r>
            <w:r>
              <w:tab/>
            </w:r>
            <w:r>
              <w:fldChar w:fldCharType="begin"/>
            </w:r>
            <w:r>
              <w:instrText xml:space="preserve">PAGEREF _Toc1448880005 \h</w:instrText>
            </w:r>
            <w:r>
              <w:fldChar w:fldCharType="separate"/>
            </w:r>
            <w:r w:rsidRPr="6A7B4749" w:rsidR="6A7B4749">
              <w:rPr>
                <w:rStyle w:val="Hyperlink"/>
              </w:rPr>
              <w:t>2</w:t>
            </w:r>
            <w:r>
              <w:fldChar w:fldCharType="end"/>
            </w:r>
          </w:hyperlink>
        </w:p>
        <w:p w:rsidR="74DEB153" w:rsidP="6A7B4749" w:rsidRDefault="74DEB153" w14:paraId="5C590E5B" w14:textId="3EF4F82F">
          <w:pPr>
            <w:pStyle w:val="TOC1"/>
            <w:tabs>
              <w:tab w:val="left" w:leader="none" w:pos="480"/>
              <w:tab w:val="right" w:leader="dot" w:pos="9360"/>
            </w:tabs>
            <w:rPr>
              <w:rStyle w:val="Hyperlink"/>
            </w:rPr>
          </w:pPr>
          <w:hyperlink w:anchor="_Toc1155458051">
            <w:r w:rsidRPr="6A7B4749" w:rsidR="6A7B4749">
              <w:rPr>
                <w:rStyle w:val="Hyperlink"/>
              </w:rPr>
              <w:t>1.</w:t>
            </w:r>
            <w:r>
              <w:tab/>
            </w:r>
            <w:r w:rsidRPr="6A7B4749" w:rsidR="6A7B4749">
              <w:rPr>
                <w:rStyle w:val="Hyperlink"/>
              </w:rPr>
              <w:t>Introduction</w:t>
            </w:r>
            <w:r>
              <w:tab/>
            </w:r>
            <w:r>
              <w:fldChar w:fldCharType="begin"/>
            </w:r>
            <w:r>
              <w:instrText xml:space="preserve">PAGEREF _Toc1155458051 \h</w:instrText>
            </w:r>
            <w:r>
              <w:fldChar w:fldCharType="separate"/>
            </w:r>
            <w:r w:rsidRPr="6A7B4749" w:rsidR="6A7B4749">
              <w:rPr>
                <w:rStyle w:val="Hyperlink"/>
              </w:rPr>
              <w:t>2</w:t>
            </w:r>
            <w:r>
              <w:fldChar w:fldCharType="end"/>
            </w:r>
          </w:hyperlink>
        </w:p>
        <w:p w:rsidR="74DEB153" w:rsidP="6A7B4749" w:rsidRDefault="74DEB153" w14:paraId="149553A6" w14:textId="262ABF29">
          <w:pPr>
            <w:pStyle w:val="TOC2"/>
            <w:tabs>
              <w:tab w:val="right" w:leader="dot" w:pos="9360"/>
            </w:tabs>
            <w:rPr>
              <w:rStyle w:val="Hyperlink"/>
            </w:rPr>
          </w:pPr>
          <w:hyperlink w:anchor="_Toc357332294">
            <w:r w:rsidRPr="6A7B4749" w:rsidR="6A7B4749">
              <w:rPr>
                <w:rStyle w:val="Hyperlink"/>
              </w:rPr>
              <w:t>Study background and objectives</w:t>
            </w:r>
            <w:r>
              <w:tab/>
            </w:r>
            <w:r>
              <w:fldChar w:fldCharType="begin"/>
            </w:r>
            <w:r>
              <w:instrText xml:space="preserve">PAGEREF _Toc357332294 \h</w:instrText>
            </w:r>
            <w:r>
              <w:fldChar w:fldCharType="separate"/>
            </w:r>
            <w:r w:rsidRPr="6A7B4749" w:rsidR="6A7B4749">
              <w:rPr>
                <w:rStyle w:val="Hyperlink"/>
              </w:rPr>
              <w:t>2</w:t>
            </w:r>
            <w:r>
              <w:fldChar w:fldCharType="end"/>
            </w:r>
          </w:hyperlink>
        </w:p>
        <w:p w:rsidR="74DEB153" w:rsidP="6A7B4749" w:rsidRDefault="74DEB153" w14:paraId="35659E33" w14:textId="2E1DC705">
          <w:pPr>
            <w:pStyle w:val="TOC2"/>
            <w:tabs>
              <w:tab w:val="right" w:leader="dot" w:pos="9360"/>
            </w:tabs>
            <w:rPr>
              <w:rStyle w:val="Hyperlink"/>
            </w:rPr>
          </w:pPr>
          <w:hyperlink w:anchor="_Toc2005193233">
            <w:r w:rsidRPr="6A7B4749" w:rsidR="6A7B4749">
              <w:rPr>
                <w:rStyle w:val="Hyperlink"/>
              </w:rPr>
              <w:t>Limitations</w:t>
            </w:r>
            <w:r>
              <w:tab/>
            </w:r>
            <w:r>
              <w:fldChar w:fldCharType="begin"/>
            </w:r>
            <w:r>
              <w:instrText xml:space="preserve">PAGEREF _Toc2005193233 \h</w:instrText>
            </w:r>
            <w:r>
              <w:fldChar w:fldCharType="separate"/>
            </w:r>
            <w:r w:rsidRPr="6A7B4749" w:rsidR="6A7B4749">
              <w:rPr>
                <w:rStyle w:val="Hyperlink"/>
              </w:rPr>
              <w:t>2</w:t>
            </w:r>
            <w:r>
              <w:fldChar w:fldCharType="end"/>
            </w:r>
          </w:hyperlink>
        </w:p>
        <w:p w:rsidR="74DEB153" w:rsidP="6A7B4749" w:rsidRDefault="74DEB153" w14:paraId="3F717FA8" w14:textId="5B6D2B97">
          <w:pPr>
            <w:pStyle w:val="TOC1"/>
            <w:tabs>
              <w:tab w:val="left" w:leader="none" w:pos="480"/>
              <w:tab w:val="right" w:leader="dot" w:pos="9360"/>
            </w:tabs>
          </w:pPr>
          <w:hyperlink w:anchor="_Toc2015628738">
            <w:r w:rsidRPr="6A7B4749" w:rsidR="6A7B4749">
              <w:rPr>
                <w:rStyle w:val="Hyperlink"/>
              </w:rPr>
              <w:t>2.</w:t>
            </w:r>
            <w:r>
              <w:tab/>
            </w:r>
            <w:r w:rsidRPr="6A7B4749" w:rsidR="6A7B4749">
              <w:rPr>
                <w:rStyle w:val="Hyperlink"/>
              </w:rPr>
              <w:t>Data sources</w:t>
            </w:r>
            <w:r>
              <w:tab/>
            </w:r>
            <w:r>
              <w:fldChar w:fldCharType="begin"/>
            </w:r>
            <w:r>
              <w:instrText xml:space="preserve">PAGEREF _Toc2015628738 \h</w:instrText>
            </w:r>
            <w:r>
              <w:fldChar w:fldCharType="separate"/>
            </w:r>
            <w:r w:rsidRPr="6A7B4749" w:rsidR="6A7B4749">
              <w:rPr>
                <w:rStyle w:val="Hyperlink"/>
              </w:rPr>
              <w:t>3</w:t>
            </w:r>
            <w:r>
              <w:fldChar w:fldCharType="end"/>
            </w:r>
          </w:hyperlink>
        </w:p>
        <w:p w:rsidR="74DEB153" w:rsidP="6A7B4749" w:rsidRDefault="74DEB153" w14:paraId="086D2F88" w14:textId="3C55AEE5">
          <w:pPr>
            <w:pStyle w:val="TOC3"/>
            <w:tabs>
              <w:tab w:val="right" w:leader="dot" w:pos="9360"/>
            </w:tabs>
          </w:pPr>
          <w:hyperlink w:anchor="_Toc757127785">
            <w:r w:rsidRPr="6A7B4749" w:rsidR="6A7B4749">
              <w:rPr>
                <w:rStyle w:val="Hyperlink"/>
              </w:rPr>
              <w:t>GivingTuesday 990 DataMart</w:t>
            </w:r>
            <w:r>
              <w:tab/>
            </w:r>
            <w:r>
              <w:fldChar w:fldCharType="begin"/>
            </w:r>
            <w:r>
              <w:instrText xml:space="preserve">PAGEREF _Toc757127785 \h</w:instrText>
            </w:r>
            <w:r>
              <w:fldChar w:fldCharType="separate"/>
            </w:r>
            <w:r w:rsidRPr="6A7B4749" w:rsidR="6A7B4749">
              <w:rPr>
                <w:rStyle w:val="Hyperlink"/>
              </w:rPr>
              <w:t>3</w:t>
            </w:r>
            <w:r>
              <w:fldChar w:fldCharType="end"/>
            </w:r>
          </w:hyperlink>
        </w:p>
        <w:p w:rsidR="74DEB153" w:rsidP="6A7B4749" w:rsidRDefault="74DEB153" w14:paraId="0AFE3086" w14:textId="76502C9B">
          <w:pPr>
            <w:pStyle w:val="TOC3"/>
            <w:tabs>
              <w:tab w:val="right" w:leader="dot" w:pos="9360"/>
            </w:tabs>
          </w:pPr>
          <w:hyperlink w:anchor="_Toc1904307275">
            <w:r w:rsidRPr="6A7B4749" w:rsidR="6A7B4749">
              <w:rPr>
                <w:rStyle w:val="Hyperlink"/>
              </w:rPr>
              <w:t>American Community Survey (ACS)</w:t>
            </w:r>
            <w:r>
              <w:tab/>
            </w:r>
            <w:r>
              <w:fldChar w:fldCharType="begin"/>
            </w:r>
            <w:r>
              <w:instrText xml:space="preserve">PAGEREF _Toc1904307275 \h</w:instrText>
            </w:r>
            <w:r>
              <w:fldChar w:fldCharType="separate"/>
            </w:r>
            <w:r w:rsidRPr="6A7B4749" w:rsidR="6A7B4749">
              <w:rPr>
                <w:rStyle w:val="Hyperlink"/>
              </w:rPr>
              <w:t>4</w:t>
            </w:r>
            <w:r>
              <w:fldChar w:fldCharType="end"/>
            </w:r>
          </w:hyperlink>
        </w:p>
        <w:p w:rsidR="74DEB153" w:rsidP="6A7B4749" w:rsidRDefault="74DEB153" w14:paraId="3700FBCC" w14:textId="6689CA84">
          <w:pPr>
            <w:pStyle w:val="TOC3"/>
            <w:tabs>
              <w:tab w:val="right" w:leader="dot" w:pos="9360"/>
            </w:tabs>
          </w:pPr>
          <w:hyperlink w:anchor="_Toc1239487068">
            <w:r w:rsidRPr="6A7B4749" w:rsidR="6A7B4749">
              <w:rPr>
                <w:rStyle w:val="Hyperlink"/>
              </w:rPr>
              <w:t>Bureau of Labor Statistics Non-profit Research Dataset</w:t>
            </w:r>
            <w:r>
              <w:tab/>
            </w:r>
            <w:r>
              <w:fldChar w:fldCharType="begin"/>
            </w:r>
            <w:r>
              <w:instrText xml:space="preserve">PAGEREF _Toc1239487068 \h</w:instrText>
            </w:r>
            <w:r>
              <w:fldChar w:fldCharType="separate"/>
            </w:r>
            <w:r w:rsidRPr="6A7B4749" w:rsidR="6A7B4749">
              <w:rPr>
                <w:rStyle w:val="Hyperlink"/>
              </w:rPr>
              <w:t>5</w:t>
            </w:r>
            <w:r>
              <w:fldChar w:fldCharType="end"/>
            </w:r>
          </w:hyperlink>
        </w:p>
        <w:p w:rsidR="74DEB153" w:rsidP="6A7B4749" w:rsidRDefault="74DEB153" w14:paraId="798A1E93" w14:textId="2167F134">
          <w:pPr>
            <w:pStyle w:val="TOC3"/>
            <w:tabs>
              <w:tab w:val="right" w:leader="dot" w:pos="9360"/>
            </w:tabs>
          </w:pPr>
          <w:hyperlink w:anchor="_Toc1336334558">
            <w:r w:rsidRPr="6A7B4749" w:rsidR="6A7B4749">
              <w:rPr>
                <w:rStyle w:val="Hyperlink"/>
              </w:rPr>
              <w:t>Geographic Area</w:t>
            </w:r>
            <w:r>
              <w:tab/>
            </w:r>
            <w:r>
              <w:fldChar w:fldCharType="begin"/>
            </w:r>
            <w:r>
              <w:instrText xml:space="preserve">PAGEREF _Toc1336334558 \h</w:instrText>
            </w:r>
            <w:r>
              <w:fldChar w:fldCharType="separate"/>
            </w:r>
            <w:r w:rsidRPr="6A7B4749" w:rsidR="6A7B4749">
              <w:rPr>
                <w:rStyle w:val="Hyperlink"/>
              </w:rPr>
              <w:t>5</w:t>
            </w:r>
            <w:r>
              <w:fldChar w:fldCharType="end"/>
            </w:r>
          </w:hyperlink>
        </w:p>
        <w:p w:rsidR="74DEB153" w:rsidP="6A7B4749" w:rsidRDefault="74DEB153" w14:paraId="26C5779E" w14:textId="1491981F">
          <w:pPr>
            <w:pStyle w:val="TOC1"/>
            <w:tabs>
              <w:tab w:val="left" w:leader="none" w:pos="480"/>
              <w:tab w:val="right" w:leader="dot" w:pos="9360"/>
            </w:tabs>
          </w:pPr>
          <w:hyperlink w:anchor="_Toc223257175">
            <w:r w:rsidRPr="6A7B4749" w:rsidR="6A7B4749">
              <w:rPr>
                <w:rStyle w:val="Hyperlink"/>
              </w:rPr>
              <w:t>3.</w:t>
            </w:r>
            <w:r>
              <w:tab/>
            </w:r>
            <w:r w:rsidRPr="6A7B4749" w:rsidR="6A7B4749">
              <w:rPr>
                <w:rStyle w:val="Hyperlink"/>
              </w:rPr>
              <w:t>Selection and demographic analysis of benchmark regions</w:t>
            </w:r>
            <w:r>
              <w:tab/>
            </w:r>
            <w:r>
              <w:fldChar w:fldCharType="begin"/>
            </w:r>
            <w:r>
              <w:instrText xml:space="preserve">PAGEREF _Toc223257175 \h</w:instrText>
            </w:r>
            <w:r>
              <w:fldChar w:fldCharType="separate"/>
            </w:r>
            <w:r w:rsidRPr="6A7B4749" w:rsidR="6A7B4749">
              <w:rPr>
                <w:rStyle w:val="Hyperlink"/>
              </w:rPr>
              <w:t>6</w:t>
            </w:r>
            <w:r>
              <w:fldChar w:fldCharType="end"/>
            </w:r>
          </w:hyperlink>
        </w:p>
        <w:p w:rsidR="74DEB153" w:rsidP="6A7B4749" w:rsidRDefault="74DEB153" w14:paraId="5967F1E7" w14:textId="15DF1B18">
          <w:pPr>
            <w:pStyle w:val="TOC2"/>
            <w:tabs>
              <w:tab w:val="right" w:leader="dot" w:pos="9360"/>
            </w:tabs>
          </w:pPr>
          <w:hyperlink w:anchor="_Toc562059866">
            <w:r w:rsidRPr="6A7B4749" w:rsidR="6A7B4749">
              <w:rPr>
                <w:rStyle w:val="Hyperlink"/>
              </w:rPr>
              <w:t>Benchmark region selection</w:t>
            </w:r>
            <w:r>
              <w:tab/>
            </w:r>
            <w:r>
              <w:fldChar w:fldCharType="begin"/>
            </w:r>
            <w:r>
              <w:instrText xml:space="preserve">PAGEREF _Toc562059866 \h</w:instrText>
            </w:r>
            <w:r>
              <w:fldChar w:fldCharType="separate"/>
            </w:r>
            <w:r w:rsidRPr="6A7B4749" w:rsidR="6A7B4749">
              <w:rPr>
                <w:rStyle w:val="Hyperlink"/>
              </w:rPr>
              <w:t>7</w:t>
            </w:r>
            <w:r>
              <w:fldChar w:fldCharType="end"/>
            </w:r>
          </w:hyperlink>
        </w:p>
        <w:p w:rsidR="74DEB153" w:rsidP="6A7B4749" w:rsidRDefault="74DEB153" w14:paraId="7E1EC4C7" w14:textId="16B0DEC4">
          <w:pPr>
            <w:pStyle w:val="TOC2"/>
            <w:tabs>
              <w:tab w:val="right" w:leader="dot" w:pos="9360"/>
            </w:tabs>
          </w:pPr>
          <w:hyperlink w:anchor="_Toc564933389">
            <w:r w:rsidRPr="6A7B4749" w:rsidR="6A7B4749">
              <w:rPr>
                <w:rStyle w:val="Hyperlink"/>
              </w:rPr>
              <w:t>Relevant details about data sources</w:t>
            </w:r>
            <w:r>
              <w:tab/>
            </w:r>
            <w:r>
              <w:fldChar w:fldCharType="begin"/>
            </w:r>
            <w:r>
              <w:instrText xml:space="preserve">PAGEREF _Toc564933389 \h</w:instrText>
            </w:r>
            <w:r>
              <w:fldChar w:fldCharType="separate"/>
            </w:r>
            <w:r w:rsidRPr="6A7B4749" w:rsidR="6A7B4749">
              <w:rPr>
                <w:rStyle w:val="Hyperlink"/>
              </w:rPr>
              <w:t>7</w:t>
            </w:r>
            <w:r>
              <w:fldChar w:fldCharType="end"/>
            </w:r>
          </w:hyperlink>
        </w:p>
        <w:p w:rsidR="74DEB153" w:rsidP="6A7B4749" w:rsidRDefault="74DEB153" w14:paraId="7F3F783C" w14:textId="3D6D4A83">
          <w:pPr>
            <w:pStyle w:val="TOC2"/>
            <w:tabs>
              <w:tab w:val="right" w:leader="dot" w:pos="9360"/>
            </w:tabs>
          </w:pPr>
          <w:hyperlink w:anchor="_Toc30602894">
            <w:r w:rsidRPr="6A7B4749" w:rsidR="6A7B4749">
              <w:rPr>
                <w:rStyle w:val="Hyperlink"/>
              </w:rPr>
              <w:t>Results of benchmark regions analyses</w:t>
            </w:r>
            <w:r>
              <w:tab/>
            </w:r>
            <w:r>
              <w:fldChar w:fldCharType="begin"/>
            </w:r>
            <w:r>
              <w:instrText xml:space="preserve">PAGEREF _Toc30602894 \h</w:instrText>
            </w:r>
            <w:r>
              <w:fldChar w:fldCharType="separate"/>
            </w:r>
            <w:r w:rsidRPr="6A7B4749" w:rsidR="6A7B4749">
              <w:rPr>
                <w:rStyle w:val="Hyperlink"/>
              </w:rPr>
              <w:t>8</w:t>
            </w:r>
            <w:r>
              <w:fldChar w:fldCharType="end"/>
            </w:r>
          </w:hyperlink>
        </w:p>
        <w:p w:rsidR="74DEB153" w:rsidP="6A7B4749" w:rsidRDefault="74DEB153" w14:paraId="55E83996" w14:textId="528AFD31">
          <w:pPr>
            <w:pStyle w:val="TOC1"/>
            <w:tabs>
              <w:tab w:val="left" w:leader="none" w:pos="480"/>
              <w:tab w:val="right" w:leader="dot" w:pos="9360"/>
            </w:tabs>
          </w:pPr>
          <w:hyperlink w:anchor="_Toc1398959308">
            <w:r w:rsidRPr="6A7B4749" w:rsidR="6A7B4749">
              <w:rPr>
                <w:rStyle w:val="Hyperlink"/>
              </w:rPr>
              <w:t>4.</w:t>
            </w:r>
            <w:r>
              <w:tab/>
            </w:r>
            <w:r w:rsidRPr="6A7B4749" w:rsidR="6A7B4749">
              <w:rPr>
                <w:rStyle w:val="Hyperlink"/>
              </w:rPr>
              <w:t>Characterization of donation activity</w:t>
            </w:r>
            <w:r>
              <w:tab/>
            </w:r>
            <w:r>
              <w:fldChar w:fldCharType="begin"/>
            </w:r>
            <w:r>
              <w:instrText xml:space="preserve">PAGEREF _Toc1398959308 \h</w:instrText>
            </w:r>
            <w:r>
              <w:fldChar w:fldCharType="separate"/>
            </w:r>
            <w:r w:rsidRPr="6A7B4749" w:rsidR="6A7B4749">
              <w:rPr>
                <w:rStyle w:val="Hyperlink"/>
              </w:rPr>
              <w:t>14</w:t>
            </w:r>
            <w:r>
              <w:fldChar w:fldCharType="end"/>
            </w:r>
          </w:hyperlink>
        </w:p>
        <w:p w:rsidR="74DEB153" w:rsidP="6A7B4749" w:rsidRDefault="74DEB153" w14:paraId="7DE0DD84" w14:textId="281791B1">
          <w:pPr>
            <w:pStyle w:val="TOC2"/>
            <w:tabs>
              <w:tab w:val="right" w:leader="dot" w:pos="9360"/>
            </w:tabs>
          </w:pPr>
          <w:hyperlink w:anchor="_Toc743412647">
            <w:r w:rsidRPr="6A7B4749" w:rsidR="6A7B4749">
              <w:rPr>
                <w:rStyle w:val="Hyperlink"/>
              </w:rPr>
              <w:t>Relevant details about data sources</w:t>
            </w:r>
            <w:r>
              <w:tab/>
            </w:r>
            <w:r>
              <w:fldChar w:fldCharType="begin"/>
            </w:r>
            <w:r>
              <w:instrText xml:space="preserve">PAGEREF _Toc743412647 \h</w:instrText>
            </w:r>
            <w:r>
              <w:fldChar w:fldCharType="separate"/>
            </w:r>
            <w:r w:rsidRPr="6A7B4749" w:rsidR="6A7B4749">
              <w:rPr>
                <w:rStyle w:val="Hyperlink"/>
              </w:rPr>
              <w:t>15</w:t>
            </w:r>
            <w:r>
              <w:fldChar w:fldCharType="end"/>
            </w:r>
          </w:hyperlink>
        </w:p>
        <w:p w:rsidR="4946518C" w:rsidP="6A7B4749" w:rsidRDefault="4946518C" w14:paraId="74022D40" w14:textId="6BA6C8ED">
          <w:pPr>
            <w:pStyle w:val="TOC2"/>
            <w:tabs>
              <w:tab w:val="right" w:leader="dot" w:pos="9360"/>
            </w:tabs>
          </w:pPr>
          <w:hyperlink w:anchor="_Toc354775796">
            <w:r w:rsidRPr="6A7B4749" w:rsidR="6A7B4749">
              <w:rPr>
                <w:rStyle w:val="Hyperlink"/>
              </w:rPr>
              <w:t>Results of donation activity analysis</w:t>
            </w:r>
            <w:r>
              <w:tab/>
            </w:r>
            <w:r>
              <w:fldChar w:fldCharType="begin"/>
            </w:r>
            <w:r>
              <w:instrText xml:space="preserve">PAGEREF _Toc354775796 \h</w:instrText>
            </w:r>
            <w:r>
              <w:fldChar w:fldCharType="separate"/>
            </w:r>
            <w:r w:rsidRPr="6A7B4749" w:rsidR="6A7B4749">
              <w:rPr>
                <w:rStyle w:val="Hyperlink"/>
              </w:rPr>
              <w:t>15</w:t>
            </w:r>
            <w:r>
              <w:fldChar w:fldCharType="end"/>
            </w:r>
          </w:hyperlink>
        </w:p>
        <w:p w:rsidR="6A7B4749" w:rsidP="6A7B4749" w:rsidRDefault="6A7B4749" w14:paraId="21485338" w14:textId="593A13E5">
          <w:pPr>
            <w:pStyle w:val="TOC1"/>
            <w:tabs>
              <w:tab w:val="left" w:leader="none" w:pos="480"/>
              <w:tab w:val="right" w:leader="dot" w:pos="9360"/>
            </w:tabs>
            <w:bidi w:val="0"/>
          </w:pPr>
          <w:hyperlink w:anchor="_Toc1500884431">
            <w:r w:rsidRPr="6A7B4749" w:rsidR="6A7B4749">
              <w:rPr>
                <w:rStyle w:val="Hyperlink"/>
              </w:rPr>
              <w:t>5.</w:t>
            </w:r>
            <w:r>
              <w:tab/>
            </w:r>
            <w:r w:rsidRPr="6A7B4749" w:rsidR="6A7B4749">
              <w:rPr>
                <w:rStyle w:val="Hyperlink"/>
              </w:rPr>
              <w:t>Characterization of non-profit organizations</w:t>
            </w:r>
            <w:r>
              <w:tab/>
            </w:r>
            <w:r>
              <w:fldChar w:fldCharType="begin"/>
            </w:r>
            <w:r>
              <w:instrText xml:space="preserve">PAGEREF _Toc1500884431 \h</w:instrText>
            </w:r>
            <w:r>
              <w:fldChar w:fldCharType="separate"/>
            </w:r>
            <w:r w:rsidRPr="6A7B4749" w:rsidR="6A7B4749">
              <w:rPr>
                <w:rStyle w:val="Hyperlink"/>
              </w:rPr>
              <w:t>16</w:t>
            </w:r>
            <w:r>
              <w:fldChar w:fldCharType="end"/>
            </w:r>
          </w:hyperlink>
        </w:p>
        <w:p w:rsidR="6A7B4749" w:rsidP="6A7B4749" w:rsidRDefault="6A7B4749" w14:paraId="59FA3FEE" w14:textId="53AAB584">
          <w:pPr>
            <w:pStyle w:val="TOC2"/>
            <w:tabs>
              <w:tab w:val="right" w:leader="dot" w:pos="9360"/>
            </w:tabs>
            <w:bidi w:val="0"/>
          </w:pPr>
          <w:hyperlink w:anchor="_Toc928333136">
            <w:r w:rsidRPr="6A7B4749" w:rsidR="6A7B4749">
              <w:rPr>
                <w:rStyle w:val="Hyperlink"/>
              </w:rPr>
              <w:t>Relevant details about data sources</w:t>
            </w:r>
            <w:r>
              <w:tab/>
            </w:r>
            <w:r>
              <w:fldChar w:fldCharType="begin"/>
            </w:r>
            <w:r>
              <w:instrText xml:space="preserve">PAGEREF _Toc928333136 \h</w:instrText>
            </w:r>
            <w:r>
              <w:fldChar w:fldCharType="separate"/>
            </w:r>
            <w:r w:rsidRPr="6A7B4749" w:rsidR="6A7B4749">
              <w:rPr>
                <w:rStyle w:val="Hyperlink"/>
              </w:rPr>
              <w:t>17</w:t>
            </w:r>
            <w:r>
              <w:fldChar w:fldCharType="end"/>
            </w:r>
          </w:hyperlink>
        </w:p>
        <w:p w:rsidR="6A7B4749" w:rsidP="6A7B4749" w:rsidRDefault="6A7B4749" w14:paraId="61F90F91" w14:textId="0C714FB0">
          <w:pPr>
            <w:pStyle w:val="TOC3"/>
            <w:tabs>
              <w:tab w:val="right" w:leader="dot" w:pos="9360"/>
            </w:tabs>
            <w:bidi w:val="0"/>
          </w:pPr>
          <w:hyperlink w:anchor="_Toc36646435">
            <w:r w:rsidRPr="6A7B4749" w:rsidR="6A7B4749">
              <w:rPr>
                <w:rStyle w:val="Hyperlink"/>
              </w:rPr>
              <w:t>Non-profit revenue analysis</w:t>
            </w:r>
            <w:r>
              <w:tab/>
            </w:r>
            <w:r>
              <w:fldChar w:fldCharType="begin"/>
            </w:r>
            <w:r>
              <w:instrText xml:space="preserve">PAGEREF _Toc36646435 \h</w:instrText>
            </w:r>
            <w:r>
              <w:fldChar w:fldCharType="separate"/>
            </w:r>
            <w:r w:rsidRPr="6A7B4749" w:rsidR="6A7B4749">
              <w:rPr>
                <w:rStyle w:val="Hyperlink"/>
              </w:rPr>
              <w:t>17</w:t>
            </w:r>
            <w:r>
              <w:fldChar w:fldCharType="end"/>
            </w:r>
          </w:hyperlink>
        </w:p>
        <w:p w:rsidR="6A7B4749" w:rsidP="6A7B4749" w:rsidRDefault="6A7B4749" w14:paraId="3DF0BADB" w14:textId="56405254">
          <w:pPr>
            <w:pStyle w:val="TOC2"/>
            <w:tabs>
              <w:tab w:val="right" w:leader="dot" w:pos="9360"/>
            </w:tabs>
            <w:bidi w:val="0"/>
          </w:pPr>
          <w:hyperlink w:anchor="_Toc1446534873">
            <w:r w:rsidRPr="6A7B4749" w:rsidR="6A7B4749">
              <w:rPr>
                <w:rStyle w:val="Hyperlink"/>
              </w:rPr>
              <w:t>Results of non-profit organization analysis</w:t>
            </w:r>
            <w:r>
              <w:tab/>
            </w:r>
            <w:r>
              <w:fldChar w:fldCharType="begin"/>
            </w:r>
            <w:r>
              <w:instrText xml:space="preserve">PAGEREF _Toc1446534873 \h</w:instrText>
            </w:r>
            <w:r>
              <w:fldChar w:fldCharType="separate"/>
            </w:r>
            <w:r w:rsidRPr="6A7B4749" w:rsidR="6A7B4749">
              <w:rPr>
                <w:rStyle w:val="Hyperlink"/>
              </w:rPr>
              <w:t>18</w:t>
            </w:r>
            <w:r>
              <w:fldChar w:fldCharType="end"/>
            </w:r>
          </w:hyperlink>
        </w:p>
        <w:p w:rsidR="6A7B4749" w:rsidP="6A7B4749" w:rsidRDefault="6A7B4749" w14:paraId="11BF3987" w14:textId="14B18290">
          <w:pPr>
            <w:pStyle w:val="TOC3"/>
            <w:tabs>
              <w:tab w:val="right" w:leader="dot" w:pos="9360"/>
            </w:tabs>
            <w:bidi w:val="0"/>
          </w:pPr>
          <w:hyperlink w:anchor="_Toc407460751">
            <w:r w:rsidRPr="6A7B4749" w:rsidR="6A7B4749">
              <w:rPr>
                <w:rStyle w:val="Hyperlink"/>
              </w:rPr>
              <w:t>How many organizations could we compare?</w:t>
            </w:r>
            <w:r>
              <w:tab/>
            </w:r>
            <w:r>
              <w:fldChar w:fldCharType="begin"/>
            </w:r>
            <w:r>
              <w:instrText xml:space="preserve">PAGEREF _Toc407460751 \h</w:instrText>
            </w:r>
            <w:r>
              <w:fldChar w:fldCharType="separate"/>
            </w:r>
            <w:r w:rsidRPr="6A7B4749" w:rsidR="6A7B4749">
              <w:rPr>
                <w:rStyle w:val="Hyperlink"/>
              </w:rPr>
              <w:t>24</w:t>
            </w:r>
            <w:r>
              <w:fldChar w:fldCharType="end"/>
            </w:r>
          </w:hyperlink>
        </w:p>
        <w:p w:rsidR="6A7B4749" w:rsidP="6A7B4749" w:rsidRDefault="6A7B4749" w14:paraId="4B2FDD92" w14:textId="54C2F90C">
          <w:pPr>
            <w:pStyle w:val="TOC3"/>
            <w:tabs>
              <w:tab w:val="right" w:leader="dot" w:pos="9360"/>
            </w:tabs>
            <w:bidi w:val="0"/>
          </w:pPr>
          <w:hyperlink w:anchor="_Toc426389853">
            <w:r w:rsidRPr="6A7B4749" w:rsidR="6A7B4749">
              <w:rPr>
                <w:rStyle w:val="Hyperlink"/>
              </w:rPr>
              <w:t>Findings where Black Hills differed from a benchmark region (2022)</w:t>
            </w:r>
            <w:r>
              <w:tab/>
            </w:r>
            <w:r>
              <w:fldChar w:fldCharType="begin"/>
            </w:r>
            <w:r>
              <w:instrText xml:space="preserve">PAGEREF _Toc426389853 \h</w:instrText>
            </w:r>
            <w:r>
              <w:fldChar w:fldCharType="separate"/>
            </w:r>
            <w:r w:rsidRPr="6A7B4749" w:rsidR="6A7B4749">
              <w:rPr>
                <w:rStyle w:val="Hyperlink"/>
              </w:rPr>
              <w:t>25</w:t>
            </w:r>
            <w:r>
              <w:fldChar w:fldCharType="end"/>
            </w:r>
          </w:hyperlink>
        </w:p>
        <w:p w:rsidR="6A7B4749" w:rsidP="6A7B4749" w:rsidRDefault="6A7B4749" w14:paraId="3E2EB8C8" w14:textId="34AF8A2D">
          <w:pPr>
            <w:pStyle w:val="TOC1"/>
            <w:tabs>
              <w:tab w:val="left" w:leader="none" w:pos="480"/>
              <w:tab w:val="right" w:leader="dot" w:pos="9360"/>
            </w:tabs>
            <w:bidi w:val="0"/>
          </w:pPr>
          <w:hyperlink w:anchor="_Toc600634111">
            <w:r w:rsidRPr="6A7B4749" w:rsidR="6A7B4749">
              <w:rPr>
                <w:rStyle w:val="Hyperlink"/>
              </w:rPr>
              <w:t>6.</w:t>
            </w:r>
            <w:r>
              <w:tab/>
            </w:r>
            <w:r w:rsidRPr="6A7B4749" w:rsidR="6A7B4749">
              <w:rPr>
                <w:rStyle w:val="Hyperlink"/>
              </w:rPr>
              <w:t>Conclusions</w:t>
            </w:r>
            <w:r>
              <w:tab/>
            </w:r>
            <w:r>
              <w:fldChar w:fldCharType="begin"/>
            </w:r>
            <w:r>
              <w:instrText xml:space="preserve">PAGEREF _Toc600634111 \h</w:instrText>
            </w:r>
            <w:r>
              <w:fldChar w:fldCharType="separate"/>
            </w:r>
            <w:r w:rsidRPr="6A7B4749" w:rsidR="6A7B4749">
              <w:rPr>
                <w:rStyle w:val="Hyperlink"/>
              </w:rPr>
              <w:t>28</w:t>
            </w:r>
            <w:r>
              <w:fldChar w:fldCharType="end"/>
            </w:r>
          </w:hyperlink>
        </w:p>
        <w:p w:rsidR="6A7B4749" w:rsidP="6A7B4749" w:rsidRDefault="6A7B4749" w14:paraId="567F3075" w14:textId="71224F1E">
          <w:pPr>
            <w:pStyle w:val="TOC1"/>
            <w:tabs>
              <w:tab w:val="right" w:leader="dot" w:pos="9360"/>
            </w:tabs>
            <w:bidi w:val="0"/>
          </w:pPr>
          <w:hyperlink w:anchor="_Toc710050968">
            <w:r w:rsidRPr="6A7B4749" w:rsidR="6A7B4749">
              <w:rPr>
                <w:rStyle w:val="Hyperlink"/>
              </w:rPr>
              <w:t>Appendix: Non-profit revenue source comparison details</w:t>
            </w:r>
            <w:r>
              <w:tab/>
            </w:r>
            <w:r>
              <w:fldChar w:fldCharType="begin"/>
            </w:r>
            <w:r>
              <w:instrText xml:space="preserve">PAGEREF _Toc710050968 \h</w:instrText>
            </w:r>
            <w:r>
              <w:fldChar w:fldCharType="separate"/>
            </w:r>
            <w:r w:rsidRPr="6A7B4749" w:rsidR="6A7B4749">
              <w:rPr>
                <w:rStyle w:val="Hyperlink"/>
              </w:rPr>
              <w:t>29</w:t>
            </w:r>
            <w:r>
              <w:fldChar w:fldCharType="end"/>
            </w:r>
          </w:hyperlink>
        </w:p>
        <w:p w:rsidR="6A7B4749" w:rsidP="6A7B4749" w:rsidRDefault="6A7B4749" w14:paraId="1F3C15C5" w14:textId="34F2AEC8">
          <w:pPr>
            <w:pStyle w:val="TOC3"/>
            <w:tabs>
              <w:tab w:val="right" w:leader="dot" w:pos="9360"/>
            </w:tabs>
            <w:bidi w:val="0"/>
          </w:pPr>
          <w:hyperlink w:anchor="_Toc256722481">
            <w:r w:rsidRPr="6A7B4749" w:rsidR="6A7B4749">
              <w:rPr>
                <w:rStyle w:val="Hyperlink"/>
              </w:rPr>
              <w:t>Total revenue</w:t>
            </w:r>
            <w:r>
              <w:tab/>
            </w:r>
            <w:r>
              <w:fldChar w:fldCharType="begin"/>
            </w:r>
            <w:r>
              <w:instrText xml:space="preserve">PAGEREF _Toc256722481 \h</w:instrText>
            </w:r>
            <w:r>
              <w:fldChar w:fldCharType="separate"/>
            </w:r>
            <w:r w:rsidRPr="6A7B4749" w:rsidR="6A7B4749">
              <w:rPr>
                <w:rStyle w:val="Hyperlink"/>
              </w:rPr>
              <w:t>29</w:t>
            </w:r>
            <w:r>
              <w:fldChar w:fldCharType="end"/>
            </w:r>
          </w:hyperlink>
        </w:p>
        <w:p w:rsidR="6A7B4749" w:rsidP="6A7B4749" w:rsidRDefault="6A7B4749" w14:paraId="21B1D4B3" w14:textId="50ADCCE4">
          <w:pPr>
            <w:pStyle w:val="TOC3"/>
            <w:tabs>
              <w:tab w:val="right" w:leader="dot" w:pos="9360"/>
            </w:tabs>
            <w:bidi w:val="0"/>
          </w:pPr>
          <w:hyperlink w:anchor="_Toc240777295">
            <w:r w:rsidRPr="6A7B4749" w:rsidR="6A7B4749">
              <w:rPr>
                <w:rStyle w:val="Hyperlink"/>
              </w:rPr>
              <w:t>Program service revenue</w:t>
            </w:r>
            <w:r>
              <w:tab/>
            </w:r>
            <w:r>
              <w:fldChar w:fldCharType="begin"/>
            </w:r>
            <w:r>
              <w:instrText xml:space="preserve">PAGEREF _Toc240777295 \h</w:instrText>
            </w:r>
            <w:r>
              <w:fldChar w:fldCharType="separate"/>
            </w:r>
            <w:r w:rsidRPr="6A7B4749" w:rsidR="6A7B4749">
              <w:rPr>
                <w:rStyle w:val="Hyperlink"/>
              </w:rPr>
              <w:t>30</w:t>
            </w:r>
            <w:r>
              <w:fldChar w:fldCharType="end"/>
            </w:r>
          </w:hyperlink>
        </w:p>
        <w:p w:rsidR="6A7B4749" w:rsidP="6A7B4749" w:rsidRDefault="6A7B4749" w14:paraId="6E230E42" w14:textId="56D5E1D5">
          <w:pPr>
            <w:pStyle w:val="TOC3"/>
            <w:tabs>
              <w:tab w:val="right" w:leader="dot" w:pos="9360"/>
            </w:tabs>
            <w:bidi w:val="0"/>
          </w:pPr>
          <w:hyperlink w:anchor="_Toc588299571">
            <w:r w:rsidRPr="6A7B4749" w:rsidR="6A7B4749">
              <w:rPr>
                <w:rStyle w:val="Hyperlink"/>
              </w:rPr>
              <w:t>Total contributions</w:t>
            </w:r>
            <w:r>
              <w:tab/>
            </w:r>
            <w:r>
              <w:fldChar w:fldCharType="begin"/>
            </w:r>
            <w:r>
              <w:instrText xml:space="preserve">PAGEREF _Toc588299571 \h</w:instrText>
            </w:r>
            <w:r>
              <w:fldChar w:fldCharType="separate"/>
            </w:r>
            <w:r w:rsidRPr="6A7B4749" w:rsidR="6A7B4749">
              <w:rPr>
                <w:rStyle w:val="Hyperlink"/>
              </w:rPr>
              <w:t>30</w:t>
            </w:r>
            <w:r>
              <w:fldChar w:fldCharType="end"/>
            </w:r>
          </w:hyperlink>
        </w:p>
        <w:p w:rsidR="6A7B4749" w:rsidP="6A7B4749" w:rsidRDefault="6A7B4749" w14:paraId="61DB6F55" w14:textId="0C681023">
          <w:pPr>
            <w:pStyle w:val="TOC3"/>
            <w:tabs>
              <w:tab w:val="right" w:leader="dot" w:pos="9360"/>
            </w:tabs>
            <w:bidi w:val="0"/>
          </w:pPr>
          <w:hyperlink w:anchor="_Toc808586841">
            <w:r w:rsidRPr="6A7B4749" w:rsidR="6A7B4749">
              <w:rPr>
                <w:rStyle w:val="Hyperlink"/>
              </w:rPr>
              <w:t>Government grants received</w:t>
            </w:r>
            <w:r>
              <w:tab/>
            </w:r>
            <w:r>
              <w:fldChar w:fldCharType="begin"/>
            </w:r>
            <w:r>
              <w:instrText xml:space="preserve">PAGEREF _Toc808586841 \h</w:instrText>
            </w:r>
            <w:r>
              <w:fldChar w:fldCharType="separate"/>
            </w:r>
            <w:r w:rsidRPr="6A7B4749" w:rsidR="6A7B4749">
              <w:rPr>
                <w:rStyle w:val="Hyperlink"/>
              </w:rPr>
              <w:t>31</w:t>
            </w:r>
            <w:r>
              <w:fldChar w:fldCharType="end"/>
            </w:r>
          </w:hyperlink>
        </w:p>
        <w:p w:rsidR="6A7B4749" w:rsidP="6A7B4749" w:rsidRDefault="6A7B4749" w14:paraId="4B28FF0C" w14:textId="347592BE">
          <w:pPr>
            <w:pStyle w:val="TOC3"/>
            <w:tabs>
              <w:tab w:val="right" w:leader="dot" w:pos="9360"/>
            </w:tabs>
            <w:bidi w:val="0"/>
          </w:pPr>
          <w:hyperlink w:anchor="_Toc1815023773">
            <w:r w:rsidRPr="6A7B4749" w:rsidR="6A7B4749">
              <w:rPr>
                <w:rStyle w:val="Hyperlink"/>
              </w:rPr>
              <w:t>Federated campaign contributions</w:t>
            </w:r>
            <w:r>
              <w:tab/>
            </w:r>
            <w:r>
              <w:fldChar w:fldCharType="begin"/>
            </w:r>
            <w:r>
              <w:instrText xml:space="preserve">PAGEREF _Toc1815023773 \h</w:instrText>
            </w:r>
            <w:r>
              <w:fldChar w:fldCharType="separate"/>
            </w:r>
            <w:r w:rsidRPr="6A7B4749" w:rsidR="6A7B4749">
              <w:rPr>
                <w:rStyle w:val="Hyperlink"/>
              </w:rPr>
              <w:t>32</w:t>
            </w:r>
            <w:r>
              <w:fldChar w:fldCharType="end"/>
            </w:r>
          </w:hyperlink>
        </w:p>
        <w:p w:rsidR="6A7B4749" w:rsidP="6A7B4749" w:rsidRDefault="6A7B4749" w14:paraId="4B620B37" w14:textId="60264027">
          <w:pPr>
            <w:pStyle w:val="TOC3"/>
            <w:tabs>
              <w:tab w:val="right" w:leader="dot" w:pos="9360"/>
            </w:tabs>
            <w:bidi w:val="0"/>
          </w:pPr>
          <w:hyperlink w:anchor="_Toc1492190082">
            <w:r w:rsidRPr="6A7B4749" w:rsidR="6A7B4749">
              <w:rPr>
                <w:rStyle w:val="Hyperlink"/>
              </w:rPr>
              <w:t>Related organization contributions</w:t>
            </w:r>
            <w:r>
              <w:tab/>
            </w:r>
            <w:r>
              <w:fldChar w:fldCharType="begin"/>
            </w:r>
            <w:r>
              <w:instrText xml:space="preserve">PAGEREF _Toc1492190082 \h</w:instrText>
            </w:r>
            <w:r>
              <w:fldChar w:fldCharType="separate"/>
            </w:r>
            <w:r w:rsidRPr="6A7B4749" w:rsidR="6A7B4749">
              <w:rPr>
                <w:rStyle w:val="Hyperlink"/>
              </w:rPr>
              <w:t>33</w:t>
            </w:r>
            <w:r>
              <w:fldChar w:fldCharType="end"/>
            </w:r>
          </w:hyperlink>
        </w:p>
        <w:p w:rsidR="6A7B4749" w:rsidP="6A7B4749" w:rsidRDefault="6A7B4749" w14:paraId="03E05D13" w14:textId="258DA6C1">
          <w:pPr>
            <w:pStyle w:val="TOC3"/>
            <w:tabs>
              <w:tab w:val="right" w:leader="dot" w:pos="9360"/>
            </w:tabs>
            <w:bidi w:val="0"/>
          </w:pPr>
          <w:hyperlink w:anchor="_Toc1859664187">
            <w:r w:rsidRPr="6A7B4749" w:rsidR="6A7B4749">
              <w:rPr>
                <w:rStyle w:val="Hyperlink"/>
              </w:rPr>
              <w:t>Membership dues</w:t>
            </w:r>
            <w:r>
              <w:tab/>
            </w:r>
            <w:r>
              <w:fldChar w:fldCharType="begin"/>
            </w:r>
            <w:r>
              <w:instrText xml:space="preserve">PAGEREF _Toc1859664187 \h</w:instrText>
            </w:r>
            <w:r>
              <w:fldChar w:fldCharType="separate"/>
            </w:r>
            <w:r w:rsidRPr="6A7B4749" w:rsidR="6A7B4749">
              <w:rPr>
                <w:rStyle w:val="Hyperlink"/>
              </w:rPr>
              <w:t>34</w:t>
            </w:r>
            <w:r>
              <w:fldChar w:fldCharType="end"/>
            </w:r>
          </w:hyperlink>
        </w:p>
        <w:p w:rsidR="6A7B4749" w:rsidP="6A7B4749" w:rsidRDefault="6A7B4749" w14:paraId="2770459F" w14:textId="19C9619F">
          <w:pPr>
            <w:pStyle w:val="TOC3"/>
            <w:tabs>
              <w:tab w:val="right" w:leader="dot" w:pos="9360"/>
            </w:tabs>
            <w:bidi w:val="0"/>
          </w:pPr>
          <w:hyperlink w:anchor="_Toc1130339954">
            <w:r w:rsidRPr="6A7B4749" w:rsidR="6A7B4749">
              <w:rPr>
                <w:rStyle w:val="Hyperlink"/>
              </w:rPr>
              <w:t>Fundraising event contributions</w:t>
            </w:r>
            <w:r>
              <w:tab/>
            </w:r>
            <w:r>
              <w:fldChar w:fldCharType="begin"/>
            </w:r>
            <w:r>
              <w:instrText xml:space="preserve">PAGEREF _Toc1130339954 \h</w:instrText>
            </w:r>
            <w:r>
              <w:fldChar w:fldCharType="separate"/>
            </w:r>
            <w:r w:rsidRPr="6A7B4749" w:rsidR="6A7B4749">
              <w:rPr>
                <w:rStyle w:val="Hyperlink"/>
              </w:rPr>
              <w:t>35</w:t>
            </w:r>
            <w:r>
              <w:fldChar w:fldCharType="end"/>
            </w:r>
          </w:hyperlink>
        </w:p>
        <w:p w:rsidR="6A7B4749" w:rsidP="6A7B4749" w:rsidRDefault="6A7B4749" w14:paraId="424BF254" w14:textId="02AA995C">
          <w:pPr>
            <w:pStyle w:val="TOC3"/>
            <w:tabs>
              <w:tab w:val="right" w:leader="dot" w:pos="9360"/>
            </w:tabs>
            <w:bidi w:val="0"/>
          </w:pPr>
          <w:hyperlink w:anchor="_Toc155194516">
            <w:r w:rsidRPr="6A7B4749" w:rsidR="6A7B4749">
              <w:rPr>
                <w:rStyle w:val="Hyperlink"/>
              </w:rPr>
              <w:t>Mixed / unclassified contributions</w:t>
            </w:r>
            <w:r>
              <w:tab/>
            </w:r>
            <w:r>
              <w:fldChar w:fldCharType="begin"/>
            </w:r>
            <w:r>
              <w:instrText xml:space="preserve">PAGEREF _Toc155194516 \h</w:instrText>
            </w:r>
            <w:r>
              <w:fldChar w:fldCharType="separate"/>
            </w:r>
            <w:r w:rsidRPr="6A7B4749" w:rsidR="6A7B4749">
              <w:rPr>
                <w:rStyle w:val="Hyperlink"/>
              </w:rPr>
              <w:t>36</w:t>
            </w:r>
            <w:r>
              <w:fldChar w:fldCharType="end"/>
            </w:r>
          </w:hyperlink>
        </w:p>
        <w:p w:rsidR="6A7B4749" w:rsidP="6A7B4749" w:rsidRDefault="6A7B4749" w14:paraId="0E951F10" w14:textId="4FA21EDA">
          <w:pPr>
            <w:pStyle w:val="TOC3"/>
            <w:tabs>
              <w:tab w:val="right" w:leader="dot" w:pos="9360"/>
            </w:tabs>
            <w:bidi w:val="0"/>
          </w:pPr>
          <w:hyperlink w:anchor="_Toc641663993">
            <w:r w:rsidRPr="6A7B4749" w:rsidR="6A7B4749">
              <w:rPr>
                <w:rStyle w:val="Hyperlink"/>
              </w:rPr>
              <w:t>Other revenue</w:t>
            </w:r>
            <w:r>
              <w:tab/>
            </w:r>
            <w:r>
              <w:fldChar w:fldCharType="begin"/>
            </w:r>
            <w:r>
              <w:instrText xml:space="preserve">PAGEREF _Toc641663993 \h</w:instrText>
            </w:r>
            <w:r>
              <w:fldChar w:fldCharType="separate"/>
            </w:r>
            <w:r w:rsidRPr="6A7B4749" w:rsidR="6A7B4749">
              <w:rPr>
                <w:rStyle w:val="Hyperlink"/>
              </w:rPr>
              <w:t>37</w:t>
            </w:r>
            <w:r>
              <w:fldChar w:fldCharType="end"/>
            </w:r>
          </w:hyperlink>
        </w:p>
        <w:p w:rsidR="74DEB153" w:rsidRDefault="74DEB153" w14:paraId="59D3A5E3" w14:textId="3D5D1C99">
          <w:r>
            <w:fldChar w:fldCharType="end"/>
          </w:r>
        </w:p>
      </w:sdtContent>
    </w:sdt>
    <w:p w:rsidR="74DEB153" w:rsidP="74DEB153" w:rsidRDefault="74DEB153" w14:paraId="393EA0C0" w14:textId="7762BDEB">
      <w:pPr>
        <w:pStyle w:val="Heading1"/>
      </w:pPr>
    </w:p>
    <w:p w:rsidR="74DEB153" w:rsidRDefault="74DEB153" w14:paraId="541A564A" w14:textId="0DA2448A">
      <w:r>
        <w:br w:type="page"/>
      </w:r>
    </w:p>
    <w:p w:rsidR="74DEB153" w:rsidP="74DEB153" w:rsidRDefault="74DEB153" w14:paraId="2ABA7176" w14:textId="5BAC211B">
      <w:pPr>
        <w:pStyle w:val="Heading1"/>
      </w:pPr>
    </w:p>
    <w:p w:rsidR="3B3D99D5" w:rsidP="6A7B4749" w:rsidRDefault="3B3D99D5" w14:paraId="0DFB4878" w14:textId="1BB0D55E">
      <w:pPr>
        <w:pStyle w:val="Heading1"/>
      </w:pPr>
      <w:bookmarkStart w:name="_Toc1448880005" w:id="350095630"/>
      <w:r w:rsidR="3B3D99D5">
        <w:rPr/>
        <w:t>Executive summary</w:t>
      </w:r>
      <w:bookmarkEnd w:id="350095630"/>
    </w:p>
    <w:p w:rsidR="3B3D99D5" w:rsidP="6A7B4749" w:rsidRDefault="3B3D99D5" w14:paraId="0A21DCCD" w14:textId="3310DE1B">
      <w:pPr>
        <w:pStyle w:val="Normal"/>
      </w:pPr>
      <w:r w:rsidR="3B3D99D5">
        <w:rPr/>
        <w:t>(Need to write it at the end based on conclusions)</w:t>
      </w:r>
    </w:p>
    <w:p w:rsidR="6A7B4749" w:rsidP="6A7B4749" w:rsidRDefault="6A7B4749" w14:paraId="28D36815" w14:textId="7FA65996">
      <w:pPr>
        <w:pStyle w:val="Normal"/>
      </w:pPr>
    </w:p>
    <w:p w:rsidR="36F3C925" w:rsidP="6A7B4749" w:rsidRDefault="36F3C925" w14:paraId="723EB842" w14:textId="27F9A35E">
      <w:pPr>
        <w:pStyle w:val="Heading1"/>
        <w:numPr>
          <w:ilvl w:val="0"/>
          <w:numId w:val="3"/>
        </w:numPr>
        <w:rPr/>
      </w:pPr>
      <w:bookmarkStart w:name="_Toc1155458051" w:id="2093090426"/>
      <w:r w:rsidR="36F3C925">
        <w:rPr/>
        <w:t>Introduction</w:t>
      </w:r>
      <w:bookmarkEnd w:id="2093090426"/>
      <w:r w:rsidR="36F3C925">
        <w:rPr/>
        <w:t xml:space="preserve"> </w:t>
      </w:r>
    </w:p>
    <w:p w:rsidR="61945DD2" w:rsidP="7FC7B8A0" w:rsidRDefault="61945DD2" w14:paraId="1825D4C4" w14:textId="125B850B">
      <w:pPr>
        <w:pStyle w:val="Heading2"/>
      </w:pPr>
      <w:bookmarkStart w:name="_Toc357332294" w:id="1927723701"/>
      <w:r w:rsidR="745E2887">
        <w:rPr/>
        <w:t>Study background and objectives</w:t>
      </w:r>
      <w:bookmarkEnd w:id="1927723701"/>
    </w:p>
    <w:p w:rsidR="1C928345" w:rsidP="7FC7B8A0" w:rsidRDefault="1C928345" w14:paraId="7259F3B6" w14:textId="1C140A70">
      <w:pPr>
        <w:pStyle w:val="Normal"/>
      </w:pPr>
      <w:r w:rsidR="1C928345">
        <w:rPr/>
        <w:t xml:space="preserve">The study </w:t>
      </w:r>
      <w:r w:rsidR="1C928345">
        <w:rPr/>
        <w:t>objective</w:t>
      </w:r>
      <w:r w:rsidR="1C928345">
        <w:rPr/>
        <w:t xml:space="preserve"> is to describe</w:t>
      </w:r>
      <w:r w:rsidR="10319A63">
        <w:rPr/>
        <w:t>, through public</w:t>
      </w:r>
      <w:r w:rsidR="430B6723">
        <w:rPr/>
        <w:t>ly available</w:t>
      </w:r>
      <w:r w:rsidR="10319A63">
        <w:rPr/>
        <w:t xml:space="preserve"> quantitative data,</w:t>
      </w:r>
      <w:r w:rsidR="1C928345">
        <w:rPr/>
        <w:t xml:space="preserve"> the philanthropic landscape of the Black Hills region</w:t>
      </w:r>
      <w:r w:rsidR="5C3A9FB4">
        <w:rPr/>
        <w:t xml:space="preserve">. </w:t>
      </w:r>
      <w:r w:rsidR="6CF86645">
        <w:rPr/>
        <w:t>The</w:t>
      </w:r>
      <w:r w:rsidR="2EC7DE31">
        <w:rPr/>
        <w:t xml:space="preserve"> Black Hills region is compared to a set of benchmark regions selected to have similar demographic and qualitative characteristics</w:t>
      </w:r>
      <w:r w:rsidR="4A46DC5A">
        <w:rPr/>
        <w:t xml:space="preserve">, with the intention of </w:t>
      </w:r>
      <w:r w:rsidR="4A46DC5A">
        <w:rPr/>
        <w:t>identifying</w:t>
      </w:r>
      <w:r w:rsidR="4A46DC5A">
        <w:rPr/>
        <w:t xml:space="preserve"> similarities and differences that may inform the strategy of Black Hills Area</w:t>
      </w:r>
      <w:r w:rsidR="3B26FE94">
        <w:rPr/>
        <w:t xml:space="preserve"> non-profit institutions</w:t>
      </w:r>
      <w:r w:rsidR="2EC7DE31">
        <w:rPr/>
        <w:t>.</w:t>
      </w:r>
      <w:r w:rsidR="49A0D132">
        <w:rPr/>
        <w:t xml:space="preserve"> </w:t>
      </w:r>
    </w:p>
    <w:p w:rsidR="79EA0084" w:rsidP="6A7B4749" w:rsidRDefault="79EA0084" w14:paraId="40F5DB8E" w14:textId="5D985582">
      <w:pPr>
        <w:spacing w:after="160" w:line="25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A7B4749" w:rsidR="06A267F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Black Hills area of South Dakota is made up of 7 counties</w:t>
      </w:r>
      <w:r w:rsidRPr="6A7B4749" w:rsidR="5AEB32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Western South Dakota (Butte, Meade, Lawrence, Pennington, Custer, Oglala Lakota, and Fall River Counties) and a small </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portion</w:t>
      </w:r>
      <w:r w:rsidRPr="6A7B4749" w:rsidR="6A38E58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of Eastern Wyoming. </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is a </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lar</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gely rural</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w:t>
      </w:r>
      <w:r w:rsidRPr="6A7B4749" w:rsidR="4A6C5F3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gion with </w:t>
      </w:r>
      <w:r w:rsidRPr="6A7B4749" w:rsidR="1BCCC9A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 strong tourism industry </w:t>
      </w:r>
      <w:r w:rsidRPr="6A7B4749" w:rsidR="436E039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as well as agriculture, ranching, mining and is the home of Ellsworth Airforce Base.</w:t>
      </w:r>
      <w:r w:rsidRPr="6A7B4749" w:rsidR="192047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commentRangeStart w:id="866681221"/>
      <w:commentRangeStart w:id="1240642869"/>
      <w:commentRangeStart w:id="1091436456"/>
      <w:commentRangeEnd w:id="866681221"/>
      <w:r>
        <w:rPr>
          <w:rStyle w:val="CommentReference"/>
        </w:rPr>
        <w:commentReference w:id="866681221"/>
      </w:r>
      <w:commentRangeEnd w:id="1240642869"/>
      <w:r>
        <w:rPr>
          <w:rStyle w:val="CommentReference"/>
        </w:rPr>
        <w:commentReference w:id="1240642869"/>
      </w:r>
      <w:commentRangeEnd w:id="1091436456"/>
      <w:r>
        <w:rPr>
          <w:rStyle w:val="CommentReference"/>
        </w:rPr>
        <w:commentReference w:id="1091436456"/>
      </w:r>
      <w:r w:rsidRPr="6A7B4749" w:rsidR="65A1935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These characteristics were considered when selecting the benchmark regions for comparison, with a goal of identifying benchmark areas with broadly similar demographic, economic, historical, and cultural characteristics.</w:t>
      </w:r>
    </w:p>
    <w:p w:rsidR="7FC7B8A0" w:rsidP="4946518C" w:rsidRDefault="7FC7B8A0" w14:paraId="299B754D" w14:textId="32D49E87">
      <w:pPr>
        <w:pStyle w:val="Normal"/>
        <w:spacing w:after="160" w:line="259"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946518C" w:rsidR="13118C7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philanthropic landscape of the Black Hills region is</w:t>
      </w:r>
      <w:r w:rsidRPr="4946518C" w:rsidR="44C5177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believed to be</w:t>
      </w:r>
      <w:r w:rsidRPr="4946518C" w:rsidR="13118C7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driven by its rural </w:t>
      </w:r>
      <w:r w:rsidRPr="4946518C" w:rsidR="5AF58C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character and its tourism-driven economy</w:t>
      </w:r>
      <w:r w:rsidRPr="4946518C" w:rsidR="78A0CD3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4946518C" w:rsidR="49392B3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study summarizes demographic characteristics</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donor characteristics, and non-profit organization statistics in comparison with benchmark regions, with the intention of </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identifying</w:t>
      </w:r>
      <w:r w:rsidRPr="4946518C" w:rsidR="13BC50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similarities, differences, and </w:t>
      </w:r>
      <w:r w:rsidRPr="4946518C" w:rsidR="1638086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correlations with philanthropic behavior. </w:t>
      </w:r>
      <w:r w:rsidRPr="4946518C" w:rsidR="4552660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4946518C" w:rsidR="29EE41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analysis covers the period after </w:t>
      </w:r>
      <w:r w:rsidRPr="4946518C" w:rsidR="585703B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COVID-</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19 epidemic of 2020- 2021, which </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represented</w:t>
      </w:r>
      <w:r w:rsidRPr="4946518C" w:rsidR="033BF3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 significant disturbance in economic activity.</w:t>
      </w:r>
    </w:p>
    <w:p w:rsidR="61945DD2" w:rsidP="4946518C" w:rsidRDefault="61945DD2" w14:paraId="0F2A1DEF" w14:textId="4F4D30E3">
      <w:pPr>
        <w:pStyle w:val="Heading2"/>
      </w:pPr>
      <w:bookmarkStart w:name="_Toc2005193233" w:id="217453165"/>
      <w:r w:rsidR="009CDD86">
        <w:rPr/>
        <w:t>L</w:t>
      </w:r>
      <w:commentRangeStart w:id="877237972"/>
      <w:r w:rsidR="745E2887">
        <w:rPr/>
        <w:t>imitations</w:t>
      </w:r>
      <w:commentRangeEnd w:id="877237972"/>
      <w:r>
        <w:rPr>
          <w:rStyle w:val="CommentReference"/>
        </w:rPr>
        <w:commentReference w:id="877237972"/>
      </w:r>
      <w:commentRangeStart w:id="1156395444"/>
      <w:commentRangeStart w:id="956536751"/>
      <w:commentRangeStart w:id="1856264938"/>
      <w:commentRangeEnd w:id="1156395444"/>
      <w:r>
        <w:rPr>
          <w:rStyle w:val="CommentReference"/>
        </w:rPr>
        <w:commentReference w:id="1156395444"/>
      </w:r>
      <w:commentRangeEnd w:id="956536751"/>
      <w:r>
        <w:rPr>
          <w:rStyle w:val="CommentReference"/>
        </w:rPr>
        <w:commentReference w:id="956536751"/>
      </w:r>
      <w:commentRangeEnd w:id="1856264938"/>
      <w:r>
        <w:rPr>
          <w:rStyle w:val="CommentReference"/>
        </w:rPr>
        <w:commentReference w:id="1856264938"/>
      </w:r>
      <w:bookmarkEnd w:id="217453165"/>
    </w:p>
    <w:p w:rsidR="4F848DC4" w:rsidP="4946518C" w:rsidRDefault="4F848DC4" w14:paraId="4F8E5B40" w14:textId="377F3692">
      <w:pPr>
        <w:pStyle w:val="Normal"/>
      </w:pPr>
      <w:r w:rsidR="07B1ECBD">
        <w:rPr/>
        <w:t xml:space="preserve">General limitations of the study are described here, while limitations specific to individual data sources are described in later sections. </w:t>
      </w:r>
      <w:r w:rsidR="217928D3">
        <w:rPr/>
        <w:t>This study was restricted to analysis of publicly available data from open-access internet resources</w:t>
      </w:r>
      <w:r w:rsidR="1F8DE064">
        <w:rPr/>
        <w:t xml:space="preserve"> rather than being collected specifically to support the desired analyses</w:t>
      </w:r>
      <w:r w:rsidR="583CEB1F">
        <w:rPr/>
        <w:t xml:space="preserve">. Most of the data are self-reported in the context of tax </w:t>
      </w:r>
      <w:r w:rsidR="583CEB1F">
        <w:rPr/>
        <w:t>filings</w:t>
      </w:r>
      <w:r w:rsidR="583CEB1F">
        <w:rPr/>
        <w:t xml:space="preserve"> and </w:t>
      </w:r>
      <w:r w:rsidR="617D863F">
        <w:rPr/>
        <w:t>no audits or other accuracy checking were performed</w:t>
      </w:r>
      <w:r w:rsidR="4713D087">
        <w:rPr/>
        <w:t>.</w:t>
      </w:r>
      <w:r w:rsidR="09B3765E">
        <w:rPr/>
        <w:t xml:space="preserve"> The desire to focus on the post-covid period </w:t>
      </w:r>
      <w:r w:rsidR="102B5FB3">
        <w:rPr/>
        <w:t>meant that some datasets had as few as one year’s worth of available data. Multiple years were a</w:t>
      </w:r>
      <w:r w:rsidR="7E1C1BD9">
        <w:rPr/>
        <w:t xml:space="preserve">nalyzed where available, as indicted. </w:t>
      </w:r>
    </w:p>
    <w:p w:rsidR="7E6F7231" w:rsidP="6A7B4749" w:rsidRDefault="7E6F7231" w14:paraId="7933EF35" w14:textId="6A210EA6">
      <w:pPr>
        <w:pStyle w:val="Normal"/>
        <w:suppressLineNumbers w:val="0"/>
        <w:spacing w:before="0" w:beforeAutospacing="off" w:after="160" w:afterAutospacing="off" w:line="279" w:lineRule="auto"/>
        <w:ind w:left="0" w:right="0"/>
        <w:jc w:val="left"/>
      </w:pPr>
      <w:r w:rsidR="2F25E583">
        <w:rPr/>
        <w:t xml:space="preserve">Several categories of philanthropic activity are known to be absent from these data due to falling outside the requirements for IRS reporting. For example, </w:t>
      </w:r>
      <w:r w:rsidR="4F72ED09">
        <w:rPr/>
        <w:t>c</w:t>
      </w:r>
      <w:r w:rsidR="09B4711D">
        <w:rPr/>
        <w:t xml:space="preserve">rowd-sourced donations such as GoFundMe, and informal donations to family or community </w:t>
      </w:r>
      <w:r w:rsidR="09B4711D">
        <w:rPr/>
        <w:t>members,</w:t>
      </w:r>
      <w:r w:rsidR="09B4711D">
        <w:rPr/>
        <w:t xml:space="preserve"> do not appear in the data sources employed in the repo</w:t>
      </w:r>
      <w:r w:rsidR="4A9AF7AD">
        <w:rPr/>
        <w:t xml:space="preserve">rt. </w:t>
      </w:r>
      <w:r w:rsidR="45C3FAC2">
        <w:rPr/>
        <w:t xml:space="preserve"> D</w:t>
      </w:r>
      <w:r w:rsidR="4A9AF7AD">
        <w:rPr/>
        <w:t xml:space="preserve">onations of any type that are paid by </w:t>
      </w:r>
      <w:r w:rsidR="1C6D50D0">
        <w:rPr/>
        <w:t xml:space="preserve">tax filers who </w:t>
      </w:r>
      <w:r w:rsidR="1C6D50D0">
        <w:rPr/>
        <w:t>don’t</w:t>
      </w:r>
      <w:r w:rsidR="1C6D50D0">
        <w:rPr/>
        <w:t xml:space="preserve"> itemize deductions are not </w:t>
      </w:r>
      <w:r w:rsidR="5E43ACD5">
        <w:rPr/>
        <w:t xml:space="preserve">present </w:t>
      </w:r>
      <w:r w:rsidR="1C6D50D0">
        <w:rPr/>
        <w:t xml:space="preserve">in the analysis of donor characteristics. Non-itemizing filers </w:t>
      </w:r>
      <w:r w:rsidR="1C6D50D0">
        <w:rPr/>
        <w:t>constitute</w:t>
      </w:r>
      <w:r w:rsidR="1C6D50D0">
        <w:rPr/>
        <w:t xml:space="preserve"> a large majority of </w:t>
      </w:r>
      <w:r w:rsidR="1B04A9F9">
        <w:rPr/>
        <w:t>taxpayers</w:t>
      </w:r>
      <w:r w:rsidR="1C6D50D0">
        <w:rPr/>
        <w:t xml:space="preserve"> in the Black Hills and benchmark regions, so this is a</w:t>
      </w:r>
      <w:r w:rsidR="2C5C0C41">
        <w:rPr/>
        <w:t>n especially</w:t>
      </w:r>
      <w:r w:rsidR="1C6D50D0">
        <w:rPr/>
        <w:t xml:space="preserve"> noteworth</w:t>
      </w:r>
      <w:r w:rsidR="6BF0E18A">
        <w:rPr/>
        <w:t>y limitation.</w:t>
      </w:r>
      <w:r w:rsidR="4269FADC">
        <w:rPr/>
        <w:t xml:space="preserve"> Similarly, non-profit organizations who are </w:t>
      </w:r>
      <w:r w:rsidR="6989DE4A">
        <w:rPr/>
        <w:t>exempt from</w:t>
      </w:r>
      <w:r w:rsidR="4269FADC">
        <w:rPr/>
        <w:t xml:space="preserve"> IRS reporting due to their size or function (</w:t>
      </w:r>
      <w:r w:rsidR="4269FADC">
        <w:rPr/>
        <w:t>ie</w:t>
      </w:r>
      <w:r w:rsidR="4269FADC">
        <w:rPr/>
        <w:t>,</w:t>
      </w:r>
      <w:r w:rsidR="2BB97AAE">
        <w:rPr/>
        <w:t xml:space="preserve"> certain</w:t>
      </w:r>
      <w:r w:rsidR="4269FADC">
        <w:rPr/>
        <w:t xml:space="preserve"> religious organizations) are not </w:t>
      </w:r>
      <w:r w:rsidR="3AE0B928">
        <w:rPr/>
        <w:t xml:space="preserve">present </w:t>
      </w:r>
      <w:r w:rsidR="4269FADC">
        <w:rPr/>
        <w:t xml:space="preserve">in the </w:t>
      </w:r>
      <w:r w:rsidR="585D5182">
        <w:rPr/>
        <w:t xml:space="preserve">organization-centered </w:t>
      </w:r>
      <w:r w:rsidR="585D5182">
        <w:rPr/>
        <w:t>datasets</w:t>
      </w:r>
      <w:r w:rsidR="7F41D505">
        <w:rPr/>
        <w:t xml:space="preserve"> and</w:t>
      </w:r>
      <w:r w:rsidR="7F41D505">
        <w:rPr/>
        <w:t xml:space="preserve"> may make up </w:t>
      </w:r>
      <w:r w:rsidR="7F41D505">
        <w:rPr/>
        <w:t>a large proportion</w:t>
      </w:r>
      <w:r w:rsidR="7F41D505">
        <w:rPr/>
        <w:t xml:space="preserve"> of non-profit organizations.</w:t>
      </w:r>
    </w:p>
    <w:p w:rsidR="67E127FC" w:rsidP="4946518C" w:rsidRDefault="67E127FC" w14:paraId="05173323" w14:textId="666CFA3A">
      <w:pPr>
        <w:pStyle w:val="Normal"/>
      </w:pPr>
      <w:r w:rsidR="67E127FC">
        <w:rPr/>
        <w:t xml:space="preserve">Correlations between demographic characteristics, donor behavior, and other variables may be </w:t>
      </w:r>
      <w:r w:rsidR="67E127FC">
        <w:rPr/>
        <w:t>identified</w:t>
      </w:r>
      <w:r w:rsidR="67E127FC">
        <w:rPr/>
        <w:t xml:space="preserve">, but </w:t>
      </w:r>
      <w:r w:rsidR="2C81CF7A">
        <w:rPr/>
        <w:t xml:space="preserve">causal relationships cannot be inferred. </w:t>
      </w:r>
    </w:p>
    <w:p w:rsidR="61945DD2" w:rsidP="6A7B4749" w:rsidRDefault="61945DD2" w14:paraId="12EDC3E6" w14:textId="1CAA713D">
      <w:pPr>
        <w:pStyle w:val="Heading1"/>
        <w:numPr>
          <w:ilvl w:val="0"/>
          <w:numId w:val="3"/>
        </w:numPr>
        <w:rPr/>
      </w:pPr>
      <w:bookmarkStart w:name="_Toc2015628738" w:id="2043087777"/>
      <w:r w:rsidR="745E2887">
        <w:rPr/>
        <w:t>Data sources</w:t>
      </w:r>
      <w:bookmarkEnd w:id="2043087777"/>
    </w:p>
    <w:p w:rsidR="61945DD2" w:rsidP="74DEB153" w:rsidRDefault="61945DD2" w14:paraId="419E6A5B" w14:textId="3F0BCC7A">
      <w:pPr>
        <w:pStyle w:val="Normal"/>
      </w:pPr>
      <w:commentRangeStart w:id="2135644615"/>
      <w:r w:rsidR="745E2887">
        <w:rPr/>
        <w:t>What data sources were used and why?</w:t>
      </w:r>
    </w:p>
    <w:p w:rsidR="61945DD2" w:rsidP="74DEB153" w:rsidRDefault="61945DD2" w14:paraId="4E1885B7" w14:textId="240A3E4B">
      <w:pPr>
        <w:pStyle w:val="Normal"/>
      </w:pPr>
      <w:r w:rsidR="61945DD2">
        <w:rPr/>
        <w:t>What are their limitations?</w:t>
      </w:r>
    </w:p>
    <w:p w:rsidR="61945DD2" w:rsidP="74DEB153" w:rsidRDefault="61945DD2" w14:paraId="3F7B7C32" w14:textId="6ADD51D1">
      <w:pPr>
        <w:pStyle w:val="Normal"/>
      </w:pPr>
      <w:r w:rsidR="745E2887">
        <w:rPr/>
        <w:t>Note appendices for details.</w:t>
      </w:r>
      <w:commentRangeEnd w:id="2135644615"/>
      <w:r>
        <w:rPr>
          <w:rStyle w:val="CommentReference"/>
        </w:rPr>
        <w:commentReference w:id="2135644615"/>
      </w:r>
    </w:p>
    <w:p w:rsidR="0C7C1B2C" w:rsidP="6A7B4749" w:rsidRDefault="0C7C1B2C" w14:paraId="416C25BD" w14:textId="7CF76245">
      <w:pPr>
        <w:pStyle w:val="Heading3"/>
        <w:rPr>
          <w:b w:val="1"/>
          <w:bCs w:val="1"/>
        </w:rPr>
      </w:pPr>
      <w:bookmarkStart w:name="_Toc757127785" w:id="1097371388"/>
      <w:r w:rsidR="0C7C1B2C">
        <w:rPr/>
        <w:t>GivingTuesday 990 DataMart</w:t>
      </w:r>
      <w:bookmarkEnd w:id="1097371388"/>
      <w:r w:rsidR="0C7C1B2C">
        <w:rPr/>
        <w:t xml:space="preserve">  </w:t>
      </w:r>
    </w:p>
    <w:p w:rsidR="1992CFE0" w:rsidP="6A7B4749" w:rsidRDefault="1992CFE0" w14:paraId="53EC3770" w14:textId="2794B5BA">
      <w:pPr>
        <w:pStyle w:val="Normal"/>
      </w:pPr>
      <w:r w:rsidR="1992CFE0">
        <w:rPr/>
        <w:t xml:space="preserve">The GivingTuesday 990 DataMart is the main source used for non-profit financial information in this report. It is based on public IRS filings submitted by tax-exempt organizations, including Form 990, Form 990-EZ, and Form 990-PF. These forms report information such as total revenue, contributions, program service revenue, expenses, assets, filing year, form type, and organization identifiers. </w:t>
      </w:r>
    </w:p>
    <w:p w:rsidR="1992CFE0" w:rsidP="6A7B4749" w:rsidRDefault="1992CFE0" w14:paraId="329179F5" w14:textId="202C67FE">
      <w:pPr>
        <w:pStyle w:val="Normal"/>
      </w:pPr>
      <w:r w:rsidR="1992CFE0">
        <w:rPr/>
        <w:t xml:space="preserve">The IRS form type matters because different organizations file different versions of the Form 990 family. Form 990 is the full annual return for larger non-profit organizations and provides the most detail. Form 990-EZ is a shorter return used by some smaller organizations and includes less detail. Form 990-PF is used by private foundations. Form 990-N, also called the e-Postcard, is used by very small organizations and contains only limited information, so those organizations are not included in the GivingTuesday financial analysis used here. </w:t>
      </w:r>
    </w:p>
    <w:p w:rsidR="1992CFE0" w:rsidP="6A7B4749" w:rsidRDefault="1992CFE0" w14:paraId="00C33A40" w14:textId="2F3ED333">
      <w:pPr>
        <w:pStyle w:val="Normal"/>
      </w:pPr>
      <w:r w:rsidR="1992CFE0">
        <w:rPr/>
        <w:t xml:space="preserve">The project uses the </w:t>
      </w:r>
      <w:r w:rsidR="1992CFE0">
        <w:rPr/>
        <w:t>GivingTuesday</w:t>
      </w:r>
      <w:r w:rsidR="1992CFE0">
        <w:rPr/>
        <w:t xml:space="preserve"> Basic Fields files for Form 990, Form 990-EZ, and Form 990-PF, limited to organizations </w:t>
      </w:r>
      <w:r w:rsidR="1992CFE0">
        <w:rPr/>
        <w:t>located</w:t>
      </w:r>
      <w:r w:rsidR="1992CFE0">
        <w:rPr/>
        <w:t xml:space="preserve"> in the Black Hills and benchmark-region counties.  When </w:t>
      </w:r>
      <w:r w:rsidR="1992CFE0">
        <w:rPr/>
        <w:t>GivingTuesday</w:t>
      </w:r>
      <w:r w:rsidR="1992CFE0">
        <w:rPr/>
        <w:t xml:space="preserve"> did not include all classification details needed to group organizations consistently, the project supplemented those details with public registry sources from NCCS and the IRS. </w:t>
      </w:r>
    </w:p>
    <w:p w:rsidR="1992CFE0" w:rsidP="6A7B4749" w:rsidRDefault="1992CFE0" w14:paraId="7762C1E9" w14:textId="7F976808">
      <w:pPr>
        <w:pStyle w:val="Normal"/>
      </w:pPr>
      <w:r w:rsidR="1992CFE0">
        <w:rPr/>
        <w:t xml:space="preserve">The main strength of the GivingTuesday source is that it provides more financial detail than registry-only sources. This makes it useful for describing organization size, revenue sources, and overall financial composition. However, it should not be read as a complete count of every non-profit or every charitable activity in a region. Very small organizations that file only Form 990-N, organizations not required to file public Form 990-family returns, houses of worship and some related organizations, and informal giving are not fully represented. </w:t>
      </w:r>
    </w:p>
    <w:p w:rsidR="1992CFE0" w:rsidP="6A7B4749" w:rsidRDefault="1992CFE0" w14:paraId="71F91B95" w14:textId="6A69C987">
      <w:pPr>
        <w:pStyle w:val="Normal"/>
      </w:pPr>
      <w:r w:rsidR="1992CFE0">
        <w:rPr/>
        <w:t xml:space="preserve">The source also has limits because the IRS forms do not all ask for the same level of detail. Organizations filing the full Form 990 report more detail about where contributions come from. Organizations filing Form 990-EZ or Form 990-PF report less detail in some areas. In addition, one Form 990 contribution line combines several donor types, including individual gifts, foundation grants, donor-advised fund distributions, corporate gifts, bequests, and other contributions. Because of this, the data cannot cleanly split every contribution dollar into individual giving versus institutional giving. </w:t>
      </w:r>
    </w:p>
    <w:p w:rsidR="1992CFE0" w:rsidP="6A7B4749" w:rsidRDefault="1992CFE0" w14:paraId="1C362D74" w14:textId="2F86E765">
      <w:pPr>
        <w:pStyle w:val="Normal"/>
      </w:pPr>
      <w:r w:rsidR="1992CFE0">
        <w:rPr/>
        <w:t xml:space="preserve">For this reason, the report uses GivingTuesday as a practical view of reported non-profit finances on IRS filings. It does not capture all generosity in the region. The results are strongest when they describe broad regional patterns rather than when they try to assign every dollar to a specific donor type. </w:t>
      </w:r>
    </w:p>
    <w:p w:rsidR="1992CFE0" w:rsidP="6A7B4749" w:rsidRDefault="1992CFE0" w14:paraId="6A8519EE" w14:textId="21DD1C2F">
      <w:pPr>
        <w:pStyle w:val="Normal"/>
      </w:pPr>
      <w:r w:rsidR="1992CFE0">
        <w:rPr/>
        <w:t>The appendices provide additional detail on the source files and fields used.</w:t>
      </w:r>
    </w:p>
    <w:p w:rsidR="6A7B4749" w:rsidP="6A7B4749" w:rsidRDefault="6A7B4749" w14:paraId="60EAD30C" w14:textId="133EE14D">
      <w:pPr>
        <w:pStyle w:val="Heading3"/>
        <w:suppressLineNumbers w:val="0"/>
        <w:bidi w:val="0"/>
        <w:spacing w:before="160" w:beforeAutospacing="off" w:after="80" w:afterAutospacing="off" w:line="279" w:lineRule="auto"/>
        <w:ind w:left="0" w:right="0"/>
        <w:jc w:val="left"/>
      </w:pPr>
    </w:p>
    <w:p w:rsidR="5D3922F9" w:rsidP="6A7B4749" w:rsidRDefault="5D3922F9" w14:paraId="2CF2A233" w14:textId="57C8BA2E">
      <w:pPr>
        <w:pStyle w:val="Heading3"/>
        <w:suppressLineNumbers w:val="0"/>
        <w:bidi w:val="0"/>
        <w:spacing w:before="160" w:beforeAutospacing="off" w:after="80" w:afterAutospacing="off" w:line="279" w:lineRule="auto"/>
        <w:ind w:left="0" w:right="0"/>
        <w:jc w:val="left"/>
        <w:rPr>
          <w:noProof w:val="0"/>
          <w:lang w:val="en-US"/>
        </w:rPr>
      </w:pPr>
      <w:bookmarkStart w:name="_Toc1904307275" w:id="1569908843"/>
      <w:r w:rsidRPr="6A7B4749" w:rsidR="5D3922F9">
        <w:rPr>
          <w:noProof w:val="0"/>
          <w:lang w:val="en-US"/>
        </w:rPr>
        <w:t>American Community Survey (ACS)</w:t>
      </w:r>
      <w:bookmarkEnd w:id="1569908843"/>
    </w:p>
    <w:p w:rsidR="5D3922F9" w:rsidRDefault="5D3922F9" w14:paraId="654A7724" w14:textId="30839751">
      <w:r w:rsidRPr="6A7B4749" w:rsidR="5D3922F9">
        <w:rPr>
          <w:rFonts w:ascii="Arial" w:hAnsi="Arial" w:eastAsia="Arial" w:cs="Arial"/>
          <w:noProof w:val="0"/>
          <w:color w:val="000000" w:themeColor="text1" w:themeTint="FF" w:themeShade="FF"/>
          <w:sz w:val="22"/>
          <w:szCs w:val="22"/>
          <w:lang w:val="en-US"/>
        </w:rPr>
        <w:t>The American Community Survey (ACS) is an ongoing U.S. Census Bureau program that surveys approximately 3.5 million households annually to provide up-to-date information on social, economic, housing, and demographic characteristics. For this report, ACS data provide county-level information on household income, employment, and civilian and armed forces composition from 2022 to 2024.</w:t>
      </w:r>
    </w:p>
    <w:p w:rsidR="5D3922F9" w:rsidRDefault="5D3922F9" w14:paraId="46FBBBF4" w14:textId="6EC32A90">
      <w:r w:rsidRPr="6A7B4749" w:rsidR="5D3922F9">
        <w:rPr>
          <w:rFonts w:ascii="Arial" w:hAnsi="Arial" w:eastAsia="Arial" w:cs="Arial"/>
          <w:noProof w:val="0"/>
          <w:color w:val="000000" w:themeColor="text1" w:themeTint="FF" w:themeShade="FF"/>
          <w:sz w:val="22"/>
          <w:szCs w:val="22"/>
          <w:lang w:val="en-US"/>
        </w:rPr>
        <w:t xml:space="preserve">The use of ACS data in this report is twofold. First, ACS data provide the economic and demographic information needed to assess whether, and to what extent, the Black Hills region is comparable to other regions, thereby supporting data-driven benchmark region </w:t>
      </w:r>
      <w:r w:rsidRPr="6A7B4749" w:rsidR="5D3922F9">
        <w:rPr>
          <w:rFonts w:ascii="Arial" w:hAnsi="Arial" w:eastAsia="Arial" w:cs="Arial"/>
          <w:noProof w:val="0"/>
          <w:color w:val="000000" w:themeColor="text1" w:themeTint="FF" w:themeShade="FF"/>
          <w:sz w:val="22"/>
          <w:szCs w:val="22"/>
          <w:lang w:val="en-US"/>
        </w:rPr>
        <w:t>selection</w:t>
      </w:r>
      <w:r w:rsidRPr="6A7B4749" w:rsidR="5D3922F9">
        <w:rPr>
          <w:rFonts w:ascii="Arial" w:hAnsi="Arial" w:eastAsia="Arial" w:cs="Arial"/>
          <w:noProof w:val="0"/>
          <w:color w:val="000000" w:themeColor="text1" w:themeTint="FF" w:themeShade="FF"/>
          <w:sz w:val="22"/>
          <w:szCs w:val="22"/>
          <w:lang w:val="en-US"/>
        </w:rPr>
        <w:t>. Second, ACS data contribute to the analysis of factors that may explain differences in the nonprofit organizational landscape between the Black Hills region and the benchmark regions.</w:t>
      </w:r>
    </w:p>
    <w:p w:rsidR="5D3922F9" w:rsidRDefault="5D3922F9" w14:paraId="129BD20F" w14:textId="207B2C0F">
      <w:r w:rsidRPr="6A7B4749" w:rsidR="5D3922F9">
        <w:rPr>
          <w:rFonts w:ascii="Arial" w:hAnsi="Arial" w:eastAsia="Arial" w:cs="Arial"/>
          <w:noProof w:val="0"/>
          <w:color w:val="000000" w:themeColor="text1" w:themeTint="FF" w:themeShade="FF"/>
          <w:sz w:val="22"/>
          <w:szCs w:val="22"/>
          <w:lang w:val="en-US"/>
        </w:rPr>
        <w:t xml:space="preserve">One limitation of ACS data is that only housing units with long-term residents are eligible for inclusion. The ACS uses the concept of “current residence” to </w:t>
      </w:r>
      <w:r w:rsidRPr="6A7B4749" w:rsidR="5D3922F9">
        <w:rPr>
          <w:rFonts w:ascii="Arial" w:hAnsi="Arial" w:eastAsia="Arial" w:cs="Arial"/>
          <w:noProof w:val="0"/>
          <w:color w:val="000000" w:themeColor="text1" w:themeTint="FF" w:themeShade="FF"/>
          <w:sz w:val="22"/>
          <w:szCs w:val="22"/>
          <w:lang w:val="en-US"/>
        </w:rPr>
        <w:t>determine</w:t>
      </w:r>
      <w:r w:rsidRPr="6A7B4749" w:rsidR="5D3922F9">
        <w:rPr>
          <w:rFonts w:ascii="Arial" w:hAnsi="Arial" w:eastAsia="Arial" w:cs="Arial"/>
          <w:noProof w:val="0"/>
          <w:color w:val="000000" w:themeColor="text1" w:themeTint="FF" w:themeShade="FF"/>
          <w:sz w:val="22"/>
          <w:szCs w:val="22"/>
          <w:lang w:val="en-US"/>
        </w:rPr>
        <w:t xml:space="preserve"> who should be counted within sampled housing units. Specifically, individuals who live at an address for less than two </w:t>
      </w:r>
      <w:r w:rsidRPr="6A7B4749" w:rsidR="5D3922F9">
        <w:rPr>
          <w:rFonts w:ascii="Arial" w:hAnsi="Arial" w:eastAsia="Arial" w:cs="Arial"/>
          <w:noProof w:val="0"/>
          <w:color w:val="000000" w:themeColor="text1" w:themeTint="FF" w:themeShade="FF"/>
          <w:sz w:val="22"/>
          <w:szCs w:val="22"/>
          <w:lang w:val="en-US"/>
        </w:rPr>
        <w:t>months in</w:t>
      </w:r>
      <w:r w:rsidRPr="6A7B4749" w:rsidR="5D3922F9">
        <w:rPr>
          <w:rFonts w:ascii="Arial" w:hAnsi="Arial" w:eastAsia="Arial" w:cs="Arial"/>
          <w:noProof w:val="0"/>
          <w:color w:val="000000" w:themeColor="text1" w:themeTint="FF" w:themeShade="FF"/>
          <w:sz w:val="22"/>
          <w:szCs w:val="22"/>
          <w:lang w:val="en-US"/>
        </w:rPr>
        <w:t xml:space="preserve"> a year are not included in the survey. As a result, in regions with a high proportion of vacation homes, seasonal residents in those homes are not captured in ACS estimates.</w:t>
      </w:r>
    </w:p>
    <w:p w:rsidR="5D3922F9" w:rsidRDefault="5D3922F9" w14:paraId="43B1DFDB" w14:textId="0D3D0922">
      <w:r w:rsidRPr="6A7B4749" w:rsidR="5D3922F9">
        <w:rPr>
          <w:rFonts w:ascii="Arial" w:hAnsi="Arial" w:eastAsia="Arial" w:cs="Arial"/>
          <w:noProof w:val="0"/>
          <w:color w:val="000000" w:themeColor="text1" w:themeTint="FF" w:themeShade="FF"/>
          <w:sz w:val="22"/>
          <w:szCs w:val="22"/>
          <w:lang w:val="en-US"/>
        </w:rPr>
        <w:t>The ACS appendix provides additional details on data provenance, extraction, and processing, as well as descriptions of the specific data elements extracted.</w:t>
      </w:r>
    </w:p>
    <w:p w:rsidR="5D3922F9" w:rsidRDefault="5D3922F9" w14:paraId="29837CA2" w14:textId="27AD6DCA">
      <w:r w:rsidRPr="6A7B4749" w:rsidR="5D3922F9">
        <w:rPr>
          <w:rFonts w:ascii="Arial" w:hAnsi="Arial" w:eastAsia="Arial" w:cs="Arial"/>
          <w:b w:val="1"/>
          <w:bCs w:val="1"/>
          <w:noProof w:val="0"/>
          <w:sz w:val="22"/>
          <w:szCs w:val="22"/>
          <w:lang w:val="en-US"/>
        </w:rPr>
        <w:t xml:space="preserve"> </w:t>
      </w:r>
    </w:p>
    <w:p w:rsidR="5D3922F9" w:rsidP="6A7B4749" w:rsidRDefault="5D3922F9" w14:paraId="543E0B37" w14:textId="4DDBE38B">
      <w:pPr>
        <w:pStyle w:val="Heading3"/>
        <w:suppressLineNumbers w:val="0"/>
        <w:bidi w:val="0"/>
        <w:spacing w:before="160" w:beforeAutospacing="off" w:after="80" w:afterAutospacing="off" w:line="279" w:lineRule="auto"/>
        <w:ind w:left="0" w:right="0"/>
        <w:jc w:val="left"/>
        <w:rPr>
          <w:noProof w:val="0"/>
          <w:lang w:val="en-US"/>
        </w:rPr>
      </w:pPr>
      <w:bookmarkStart w:name="_Toc1239487068" w:id="142666953"/>
      <w:r w:rsidRPr="6A7B4749" w:rsidR="5D3922F9">
        <w:rPr>
          <w:noProof w:val="0"/>
          <w:lang w:val="en-US"/>
        </w:rPr>
        <w:t>Bureau of Labor Statistics Non-profit Research Dataset</w:t>
      </w:r>
      <w:bookmarkEnd w:id="142666953"/>
    </w:p>
    <w:p w:rsidR="5D3922F9" w:rsidRDefault="5D3922F9" w14:paraId="7439587C" w14:textId="524ABF93">
      <w:r w:rsidRPr="6A7B4749" w:rsidR="5D3922F9">
        <w:rPr>
          <w:rFonts w:ascii="Arial" w:hAnsi="Arial" w:eastAsia="Arial" w:cs="Arial"/>
          <w:noProof w:val="0"/>
          <w:color w:val="000000" w:themeColor="text1" w:themeTint="FF" w:themeShade="FF"/>
          <w:sz w:val="22"/>
          <w:szCs w:val="22"/>
          <w:lang w:val="en-US"/>
        </w:rPr>
        <w:t xml:space="preserve">The Bureau of Labor Statistics (BLS) provides specialized research data on U.S. non-profit employment, wages, and establishments, with a primary focus on 501(c)(3) organizations. The dataset used in this report </w:t>
      </w:r>
      <w:r w:rsidRPr="6A7B4749" w:rsidR="5D3922F9">
        <w:rPr>
          <w:rFonts w:ascii="Arial" w:hAnsi="Arial" w:eastAsia="Arial" w:cs="Arial"/>
          <w:noProof w:val="0"/>
          <w:color w:val="000000" w:themeColor="text1" w:themeTint="FF" w:themeShade="FF"/>
          <w:sz w:val="22"/>
          <w:szCs w:val="22"/>
          <w:lang w:val="en-US"/>
        </w:rPr>
        <w:t>contains</w:t>
      </w:r>
      <w:r w:rsidRPr="6A7B4749" w:rsidR="5D3922F9">
        <w:rPr>
          <w:rFonts w:ascii="Arial" w:hAnsi="Arial" w:eastAsia="Arial" w:cs="Arial"/>
          <w:noProof w:val="0"/>
          <w:color w:val="000000" w:themeColor="text1" w:themeTint="FF" w:themeShade="FF"/>
          <w:sz w:val="22"/>
          <w:szCs w:val="22"/>
          <w:lang w:val="en-US"/>
        </w:rPr>
        <w:t xml:space="preserve"> 2022 data. BLS data provide an overview of how employment and wages in the nonprofit sector compare with the broader private sector across multiple geographic levels, including counties, metropolitan statistical areas, and states.</w:t>
      </w:r>
    </w:p>
    <w:p w:rsidR="5D3922F9" w:rsidP="6A7B4749" w:rsidRDefault="5D3922F9" w14:paraId="1A6C7D07" w14:textId="657F8E29">
      <w:pPr>
        <w:pStyle w:val="Normal"/>
        <w:rPr>
          <w:rFonts w:ascii="Arial" w:hAnsi="Arial" w:eastAsia="Arial" w:cs="Arial"/>
          <w:noProof w:val="0"/>
          <w:color w:val="000000" w:themeColor="text1" w:themeTint="FF" w:themeShade="FF"/>
          <w:sz w:val="22"/>
          <w:szCs w:val="22"/>
          <w:lang w:val="en-US"/>
        </w:rPr>
      </w:pPr>
      <w:r w:rsidRPr="6A7B4749" w:rsidR="5D3922F9">
        <w:rPr>
          <w:rFonts w:ascii="Arial" w:hAnsi="Arial" w:eastAsia="Arial" w:cs="Arial"/>
          <w:noProof w:val="0"/>
          <w:color w:val="000000" w:themeColor="text1" w:themeTint="FF" w:themeShade="FF"/>
          <w:sz w:val="22"/>
          <w:szCs w:val="22"/>
          <w:lang w:val="en-US"/>
        </w:rPr>
        <w:t>There are several limitations to the BLS data. First, only 2022 data are available, which prevents examination of changes in the nonprofit sector over time. Second, for privacy reasons, BLS suppresses county-level estimates in areas with a small number of private establishments. As a result, county-level data are unavailable for five counties across the Black Hills region and the benchmark regions.</w:t>
      </w:r>
      <w:r w:rsidRPr="6A7B4749" w:rsidR="7DA29875">
        <w:rPr>
          <w:rFonts w:ascii="Arial" w:hAnsi="Arial" w:eastAsia="Arial" w:cs="Arial"/>
          <w:noProof w:val="0"/>
          <w:color w:val="000000" w:themeColor="text1" w:themeTint="FF" w:themeShade="FF"/>
          <w:sz w:val="22"/>
          <w:szCs w:val="22"/>
          <w:lang w:val="en-US"/>
        </w:rPr>
        <w:t xml:space="preserve"> Third, only organizations c</w:t>
      </w:r>
      <w:r w:rsidRPr="6A7B4749" w:rsidR="5FC40C14">
        <w:rPr>
          <w:rFonts w:ascii="Arial" w:hAnsi="Arial" w:eastAsia="Arial" w:cs="Arial"/>
          <w:noProof w:val="0"/>
          <w:color w:val="000000" w:themeColor="text1" w:themeTint="FF" w:themeShade="FF"/>
          <w:sz w:val="22"/>
          <w:szCs w:val="22"/>
          <w:lang w:val="en-US"/>
        </w:rPr>
        <w:t>lassifi</w:t>
      </w:r>
      <w:r w:rsidRPr="6A7B4749" w:rsidR="7DA29875">
        <w:rPr>
          <w:rFonts w:ascii="Arial" w:hAnsi="Arial" w:eastAsia="Arial" w:cs="Arial"/>
          <w:noProof w:val="0"/>
          <w:color w:val="000000" w:themeColor="text1" w:themeTint="FF" w:themeShade="FF"/>
          <w:sz w:val="22"/>
          <w:szCs w:val="22"/>
          <w:lang w:val="en-US"/>
        </w:rPr>
        <w:t xml:space="preserve">ed as 501(c)(3) are included in the dataset, </w:t>
      </w:r>
      <w:r w:rsidRPr="6A7B4749" w:rsidR="0DE55435">
        <w:rPr>
          <w:rFonts w:ascii="Arial" w:hAnsi="Arial" w:eastAsia="Arial" w:cs="Arial"/>
          <w:noProof w:val="0"/>
          <w:sz w:val="22"/>
          <w:szCs w:val="22"/>
          <w:lang w:val="en-US"/>
        </w:rPr>
        <w:t>which</w:t>
      </w:r>
      <w:r w:rsidRPr="6A7B4749" w:rsidR="0DE55435">
        <w:rPr>
          <w:rFonts w:ascii="Arial" w:hAnsi="Arial" w:eastAsia="Arial" w:cs="Arial"/>
          <w:noProof w:val="0"/>
          <w:sz w:val="22"/>
          <w:szCs w:val="22"/>
          <w:lang w:val="en-US"/>
        </w:rPr>
        <w:t xml:space="preserve"> limits the extent to which findings can be generalized to nonprofit organizations with other tax-exempt classifications.</w:t>
      </w:r>
    </w:p>
    <w:p w:rsidR="5D3922F9" w:rsidRDefault="5D3922F9" w14:paraId="1AED4597" w14:textId="73D5E61A">
      <w:r w:rsidRPr="6A7B4749" w:rsidR="5D3922F9">
        <w:rPr>
          <w:rFonts w:ascii="Arial" w:hAnsi="Arial" w:eastAsia="Arial" w:cs="Arial"/>
          <w:noProof w:val="0"/>
          <w:color w:val="000000" w:themeColor="text1" w:themeTint="FF" w:themeShade="FF"/>
          <w:sz w:val="22"/>
          <w:szCs w:val="22"/>
          <w:lang w:val="en-US"/>
        </w:rPr>
        <w:t xml:space="preserve">The BLS appendix provides </w:t>
      </w:r>
      <w:r w:rsidRPr="6A7B4749" w:rsidR="5D3922F9">
        <w:rPr>
          <w:rFonts w:ascii="Arial" w:hAnsi="Arial" w:eastAsia="Arial" w:cs="Arial"/>
          <w:noProof w:val="0"/>
          <w:color w:val="000000" w:themeColor="text1" w:themeTint="FF" w:themeShade="FF"/>
          <w:sz w:val="22"/>
          <w:szCs w:val="22"/>
          <w:lang w:val="en-US"/>
        </w:rPr>
        <w:t>additional</w:t>
      </w:r>
      <w:r w:rsidRPr="6A7B4749" w:rsidR="5D3922F9">
        <w:rPr>
          <w:rFonts w:ascii="Arial" w:hAnsi="Arial" w:eastAsia="Arial" w:cs="Arial"/>
          <w:noProof w:val="0"/>
          <w:color w:val="000000" w:themeColor="text1" w:themeTint="FF" w:themeShade="FF"/>
          <w:sz w:val="22"/>
          <w:szCs w:val="22"/>
          <w:lang w:val="en-US"/>
        </w:rPr>
        <w:t xml:space="preserve"> details on data provenance, extraction, and processing, including the specific counties excluded from the analysis and definitions of the variables used.</w:t>
      </w:r>
    </w:p>
    <w:p w:rsidR="5D3922F9" w:rsidP="6A7B4749" w:rsidRDefault="5D3922F9" w14:paraId="0F22F3FF" w14:textId="4C864DCB">
      <w:pPr>
        <w:pStyle w:val="Heading3"/>
        <w:rPr>
          <w:noProof w:val="0"/>
          <w:lang w:val="en-US"/>
        </w:rPr>
      </w:pPr>
      <w:bookmarkStart w:name="_Toc1336334558" w:id="2008647266"/>
      <w:r w:rsidRPr="6A7B4749" w:rsidR="5D3922F9">
        <w:rPr>
          <w:noProof w:val="0"/>
          <w:lang w:val="en-US"/>
        </w:rPr>
        <w:t>Geographic Area</w:t>
      </w:r>
      <w:bookmarkEnd w:id="2008647266"/>
    </w:p>
    <w:p w:rsidR="5D3922F9" w:rsidRDefault="5D3922F9" w14:paraId="59F99769" w14:textId="6B5F3812">
      <w:r w:rsidRPr="6A7B4749" w:rsidR="5D3922F9">
        <w:rPr>
          <w:rFonts w:ascii="Arial" w:hAnsi="Arial" w:eastAsia="Arial" w:cs="Arial"/>
          <w:noProof w:val="0"/>
          <w:color w:val="000000" w:themeColor="text1" w:themeTint="FF" w:themeShade="FF"/>
          <w:sz w:val="22"/>
          <w:szCs w:val="22"/>
          <w:lang w:val="en-US"/>
        </w:rPr>
        <w:t>Land area measures from the U.S. Census Bureau provide context for comparing the size of the Black Hills region with selected benchmark regions and for estimating population density. The land area measure excludes water bodies within census boundaries.</w:t>
      </w:r>
    </w:p>
    <w:p w:rsidR="5D3922F9" w:rsidRDefault="5D3922F9" w14:paraId="4DF7B13F" w14:textId="6659BDA4">
      <w:r w:rsidRPr="6A7B4749" w:rsidR="5D3922F9">
        <w:rPr>
          <w:rFonts w:ascii="Arial" w:hAnsi="Arial" w:eastAsia="Arial" w:cs="Arial"/>
          <w:noProof w:val="0"/>
          <w:color w:val="000000" w:themeColor="text1" w:themeTint="FF" w:themeShade="FF"/>
          <w:sz w:val="22"/>
          <w:szCs w:val="22"/>
          <w:lang w:val="en-US"/>
        </w:rPr>
        <w:t>The geographic area appendix provides additional details on data extraction, aggregation, and transformation.</w:t>
      </w:r>
    </w:p>
    <w:p w:rsidR="6A7B4749" w:rsidP="6A7B4749" w:rsidRDefault="6A7B4749" w14:paraId="04E20FEC" w14:textId="0483540C">
      <w:pPr>
        <w:rPr>
          <w:rFonts w:ascii="Arial" w:hAnsi="Arial" w:eastAsia="Arial" w:cs="Arial"/>
          <w:noProof w:val="0"/>
          <w:sz w:val="22"/>
          <w:szCs w:val="22"/>
          <w:lang w:val="en-US"/>
        </w:rPr>
      </w:pPr>
    </w:p>
    <w:p w:rsidR="6A7B4749" w:rsidP="6A7B4749" w:rsidRDefault="6A7B4749" w14:paraId="7AE79858" w14:textId="71207371">
      <w:pPr>
        <w:pStyle w:val="Normal"/>
      </w:pPr>
    </w:p>
    <w:p w:rsidR="74DEB153" w:rsidP="74DEB153" w:rsidRDefault="74DEB153" w14:paraId="22CE4C7A" w14:textId="75FC1E77">
      <w:pPr>
        <w:pStyle w:val="Heading1"/>
      </w:pPr>
    </w:p>
    <w:p w:rsidR="74DEB153" w:rsidRDefault="74DEB153" w14:paraId="6E559C72" w14:textId="26619841">
      <w:r>
        <w:br w:type="page"/>
      </w:r>
    </w:p>
    <w:p w:rsidR="30134D9D" w:rsidP="6A7B4749" w:rsidRDefault="30134D9D" w14:paraId="19464350" w14:textId="50702BE6">
      <w:pPr>
        <w:pStyle w:val="Heading1"/>
        <w:numPr>
          <w:ilvl w:val="0"/>
          <w:numId w:val="3"/>
        </w:numPr>
        <w:rPr/>
      </w:pPr>
      <w:bookmarkStart w:name="_Toc223257175" w:id="1674482477"/>
      <w:r w:rsidR="36F3C925">
        <w:rPr/>
        <w:t>Selection</w:t>
      </w:r>
      <w:r w:rsidR="36F3C925">
        <w:rPr/>
        <w:t xml:space="preserve"> and demographic analysis of benchmark regions</w:t>
      </w:r>
      <w:bookmarkEnd w:id="1674482477"/>
    </w:p>
    <w:p w:rsidR="7744C3DF" w:rsidP="74DEB153" w:rsidRDefault="7744C3DF" w14:paraId="24EC4528" w14:textId="4A4AF56E">
      <w:pPr>
        <w:pStyle w:val="Heading2"/>
      </w:pPr>
      <w:bookmarkStart w:name="_Toc562059866" w:id="950805638"/>
      <w:r w:rsidR="00F24F78">
        <w:rPr/>
        <w:t xml:space="preserve">Benchmark region </w:t>
      </w:r>
      <w:r w:rsidR="00F24F78">
        <w:rPr/>
        <w:t>selection</w:t>
      </w:r>
      <w:bookmarkEnd w:id="950805638"/>
    </w:p>
    <w:p w:rsidR="42BC773B" w:rsidP="6A7B4749" w:rsidRDefault="42BC773B" w14:paraId="03CB1E42" w14:textId="1B778C41">
      <w:pPr>
        <w:pStyle w:val="Normal"/>
        <w:rPr>
          <w:rFonts w:ascii="Aptos" w:hAnsi="Aptos"/>
          <w:noProof w:val="0"/>
          <w:sz w:val="24"/>
          <w:szCs w:val="24"/>
          <w:lang w:val="en-US"/>
        </w:rPr>
      </w:pPr>
      <w:r w:rsidRPr="6A7B4749" w:rsidR="42BC773B">
        <w:rPr>
          <w:rFonts w:ascii="Aptos" w:hAnsi="Aptos"/>
          <w:noProof w:val="0"/>
          <w:sz w:val="24"/>
          <w:szCs w:val="24"/>
          <w:lang w:val="en-US"/>
        </w:rPr>
        <w:t xml:space="preserve">The primary </w:t>
      </w:r>
      <w:r w:rsidRPr="6A7B4749" w:rsidR="42BC773B">
        <w:rPr>
          <w:rFonts w:ascii="Aptos" w:hAnsi="Aptos"/>
          <w:noProof w:val="0"/>
          <w:sz w:val="24"/>
          <w:szCs w:val="24"/>
          <w:lang w:val="en-US"/>
        </w:rPr>
        <w:t>objective</w:t>
      </w:r>
      <w:r w:rsidRPr="6A7B4749" w:rsidR="42BC773B">
        <w:rPr>
          <w:rFonts w:ascii="Aptos" w:hAnsi="Aptos"/>
          <w:noProof w:val="0"/>
          <w:sz w:val="24"/>
          <w:szCs w:val="24"/>
          <w:lang w:val="en-US"/>
        </w:rPr>
        <w:t xml:space="preserve"> of the benchmark region selection process was to </w:t>
      </w:r>
      <w:r w:rsidRPr="6A7B4749" w:rsidR="0E1E0CBF">
        <w:rPr>
          <w:rFonts w:ascii="Aptos" w:hAnsi="Aptos"/>
          <w:noProof w:val="0"/>
          <w:sz w:val="24"/>
          <w:szCs w:val="24"/>
          <w:lang w:val="en-US"/>
        </w:rPr>
        <w:t xml:space="preserve">assess the </w:t>
      </w:r>
      <w:r w:rsidRPr="6A7B4749" w:rsidR="41E974A1">
        <w:rPr>
          <w:rFonts w:ascii="Aptos" w:hAnsi="Aptos"/>
          <w:noProof w:val="0"/>
          <w:sz w:val="24"/>
          <w:szCs w:val="24"/>
          <w:lang w:val="en-US"/>
        </w:rPr>
        <w:t xml:space="preserve">set of regions that had been </w:t>
      </w:r>
      <w:r w:rsidRPr="6A7B4749" w:rsidR="0E1E0CBF">
        <w:rPr>
          <w:rFonts w:ascii="Aptos" w:hAnsi="Aptos"/>
          <w:noProof w:val="0"/>
          <w:sz w:val="24"/>
          <w:szCs w:val="24"/>
          <w:lang w:val="en-US"/>
        </w:rPr>
        <w:t>pre-</w:t>
      </w:r>
      <w:r w:rsidRPr="6A7B4749" w:rsidR="42BC773B">
        <w:rPr>
          <w:rFonts w:ascii="Aptos" w:hAnsi="Aptos"/>
          <w:noProof w:val="0"/>
          <w:sz w:val="24"/>
          <w:szCs w:val="24"/>
          <w:lang w:val="en-US"/>
        </w:rPr>
        <w:t>identif</w:t>
      </w:r>
      <w:r w:rsidRPr="6A7B4749" w:rsidR="130BF539">
        <w:rPr>
          <w:rFonts w:ascii="Aptos" w:hAnsi="Aptos"/>
          <w:noProof w:val="0"/>
          <w:sz w:val="24"/>
          <w:szCs w:val="24"/>
          <w:lang w:val="en-US"/>
        </w:rPr>
        <w:t>ied</w:t>
      </w:r>
      <w:r w:rsidRPr="6A7B4749" w:rsidR="42BC773B">
        <w:rPr>
          <w:rFonts w:ascii="Aptos" w:hAnsi="Aptos"/>
          <w:noProof w:val="0"/>
          <w:sz w:val="24"/>
          <w:szCs w:val="24"/>
          <w:lang w:val="en-US"/>
        </w:rPr>
        <w:t xml:space="preserve"> </w:t>
      </w:r>
      <w:r w:rsidRPr="6A7B4749" w:rsidR="532F31F1">
        <w:rPr>
          <w:rFonts w:ascii="Aptos" w:hAnsi="Aptos"/>
          <w:noProof w:val="0"/>
          <w:sz w:val="24"/>
          <w:szCs w:val="24"/>
          <w:lang w:val="en-US"/>
        </w:rPr>
        <w:t>by the client,</w:t>
      </w:r>
      <w:r w:rsidRPr="6A7B4749" w:rsidR="42BC773B">
        <w:rPr>
          <w:rFonts w:ascii="Aptos" w:hAnsi="Aptos"/>
          <w:noProof w:val="0"/>
          <w:sz w:val="24"/>
          <w:szCs w:val="24"/>
          <w:lang w:val="en-US"/>
        </w:rPr>
        <w:t xml:space="preserve"> </w:t>
      </w:r>
      <w:r w:rsidRPr="6A7B4749" w:rsidR="50000976">
        <w:rPr>
          <w:rFonts w:ascii="Aptos" w:hAnsi="Aptos"/>
          <w:noProof w:val="0"/>
          <w:sz w:val="24"/>
          <w:szCs w:val="24"/>
          <w:lang w:val="en-US"/>
        </w:rPr>
        <w:t>for</w:t>
      </w:r>
      <w:r w:rsidRPr="6A7B4749" w:rsidR="70CAE7B9">
        <w:rPr>
          <w:rFonts w:ascii="Aptos" w:hAnsi="Aptos"/>
          <w:noProof w:val="0"/>
          <w:sz w:val="24"/>
          <w:szCs w:val="24"/>
          <w:lang w:val="en-US"/>
        </w:rPr>
        <w:t xml:space="preserve"> reasonable </w:t>
      </w:r>
      <w:r w:rsidRPr="6A7B4749" w:rsidR="001AD59C">
        <w:rPr>
          <w:rFonts w:ascii="Aptos" w:hAnsi="Aptos"/>
          <w:noProof w:val="0"/>
          <w:sz w:val="24"/>
          <w:szCs w:val="24"/>
          <w:lang w:val="en-US"/>
        </w:rPr>
        <w:t>comparability, and to verify</w:t>
      </w:r>
      <w:r w:rsidRPr="6A7B4749" w:rsidR="50000976">
        <w:rPr>
          <w:rFonts w:ascii="Aptos" w:hAnsi="Aptos"/>
          <w:noProof w:val="0"/>
          <w:sz w:val="24"/>
          <w:szCs w:val="24"/>
          <w:lang w:val="en-US"/>
        </w:rPr>
        <w:t xml:space="preserve"> </w:t>
      </w:r>
      <w:r w:rsidRPr="6A7B4749" w:rsidR="42BC773B">
        <w:rPr>
          <w:rFonts w:ascii="Aptos" w:hAnsi="Aptos"/>
          <w:noProof w:val="0"/>
          <w:sz w:val="24"/>
          <w:szCs w:val="24"/>
          <w:lang w:val="en-US"/>
        </w:rPr>
        <w:t xml:space="preserve">that </w:t>
      </w:r>
      <w:r w:rsidRPr="6A7B4749" w:rsidR="607495F6">
        <w:rPr>
          <w:rFonts w:ascii="Aptos" w:hAnsi="Aptos"/>
          <w:noProof w:val="0"/>
          <w:sz w:val="24"/>
          <w:szCs w:val="24"/>
          <w:lang w:val="en-US"/>
        </w:rPr>
        <w:t xml:space="preserve">they </w:t>
      </w:r>
      <w:r w:rsidRPr="6A7B4749" w:rsidR="42BC773B">
        <w:rPr>
          <w:rFonts w:ascii="Aptos" w:hAnsi="Aptos"/>
          <w:noProof w:val="0"/>
          <w:sz w:val="24"/>
          <w:szCs w:val="24"/>
          <w:lang w:val="en-US"/>
        </w:rPr>
        <w:t xml:space="preserve">closely resemble the Black Hills in key structural characteristics. These characteristics include population size, economic composition, rural–urban balance, and income levels. </w:t>
      </w:r>
      <w:r w:rsidRPr="6A7B4749" w:rsidR="42BC773B">
        <w:rPr>
          <w:rFonts w:ascii="Aptos" w:hAnsi="Aptos"/>
          <w:noProof w:val="0"/>
          <w:sz w:val="24"/>
          <w:szCs w:val="24"/>
          <w:lang w:val="en-US"/>
        </w:rPr>
        <w:t xml:space="preserve">More specifically, the </w:t>
      </w:r>
      <w:r w:rsidRPr="6A7B4749" w:rsidR="42BC773B">
        <w:rPr>
          <w:rFonts w:ascii="Aptos" w:hAnsi="Aptos"/>
          <w:noProof w:val="0"/>
          <w:sz w:val="24"/>
          <w:szCs w:val="24"/>
          <w:lang w:val="en-US"/>
        </w:rPr>
        <w:t>selection</w:t>
      </w:r>
      <w:r w:rsidRPr="6A7B4749" w:rsidR="42BC773B">
        <w:rPr>
          <w:rFonts w:ascii="Aptos" w:hAnsi="Aptos"/>
          <w:noProof w:val="0"/>
          <w:sz w:val="24"/>
          <w:szCs w:val="24"/>
          <w:lang w:val="en-US"/>
        </w:rPr>
        <w:t xml:space="preserve"> aimed</w:t>
      </w:r>
      <w:r w:rsidRPr="6A7B4749" w:rsidR="42BC773B">
        <w:rPr>
          <w:rFonts w:ascii="Aptos" w:hAnsi="Aptos"/>
          <w:noProof w:val="0"/>
          <w:sz w:val="24"/>
          <w:szCs w:val="24"/>
          <w:lang w:val="en-US"/>
        </w:rPr>
        <w:t xml:space="preserve"> to</w:t>
      </w:r>
      <w:r w:rsidRPr="6A7B4749" w:rsidR="723F1A2B">
        <w:rPr>
          <w:rFonts w:ascii="Aptos" w:hAnsi="Aptos"/>
          <w:noProof w:val="0"/>
          <w:sz w:val="24"/>
          <w:szCs w:val="24"/>
          <w:lang w:val="en-US"/>
        </w:rPr>
        <w:t>:</w:t>
      </w:r>
    </w:p>
    <w:p w:rsidR="42BC773B" w:rsidP="6A7B4749" w:rsidRDefault="42BC773B" w14:paraId="04BB3310" w14:textId="0D7A0D51">
      <w:pPr>
        <w:pStyle w:val="ListParagraph"/>
        <w:numPr>
          <w:ilvl w:val="0"/>
          <w:numId w:val="2"/>
        </w:numPr>
        <w:ind w:left="270" w:hanging="270"/>
        <w:rPr>
          <w:rFonts w:ascii="Aptos" w:hAnsi="Aptos"/>
          <w:b w:val="0"/>
          <w:bCs w:val="0"/>
          <w:noProof w:val="0"/>
          <w:sz w:val="24"/>
          <w:szCs w:val="24"/>
          <w:lang w:val="en-US"/>
        </w:rPr>
      </w:pPr>
      <w:r w:rsidRPr="6A7B4749" w:rsidR="42BC773B">
        <w:rPr>
          <w:rFonts w:ascii="Aptos" w:hAnsi="Aptos"/>
          <w:b w:val="0"/>
          <w:bCs w:val="0"/>
          <w:noProof w:val="0"/>
          <w:sz w:val="24"/>
          <w:szCs w:val="24"/>
          <w:lang w:val="en-US"/>
        </w:rPr>
        <w:t xml:space="preserve">ensure comparability in population scale, targeting regions with populations broadly within the range of </w:t>
      </w:r>
      <w:r w:rsidRPr="6A7B4749" w:rsidR="42BC773B">
        <w:rPr>
          <w:rFonts w:ascii="Aptos" w:hAnsi="Aptos"/>
          <w:b w:val="0"/>
          <w:bCs w:val="0"/>
          <w:noProof w:val="0"/>
          <w:sz w:val="24"/>
          <w:szCs w:val="24"/>
          <w:lang w:val="en-US"/>
        </w:rPr>
        <w:t>approximately 75,000</w:t>
      </w:r>
      <w:r w:rsidRPr="6A7B4749" w:rsidR="42BC773B">
        <w:rPr>
          <w:rFonts w:ascii="Aptos" w:hAnsi="Aptos"/>
          <w:b w:val="0"/>
          <w:bCs w:val="0"/>
          <w:noProof w:val="0"/>
          <w:sz w:val="24"/>
          <w:szCs w:val="24"/>
          <w:lang w:val="en-US"/>
        </w:rPr>
        <w:t xml:space="preserve"> to 155,000 at the county level</w:t>
      </w:r>
      <w:r w:rsidRPr="6A7B4749" w:rsidR="1D81D4E7">
        <w:rPr>
          <w:rFonts w:ascii="Aptos" w:hAnsi="Aptos"/>
          <w:b w:val="0"/>
          <w:bCs w:val="0"/>
          <w:noProof w:val="0"/>
          <w:sz w:val="24"/>
          <w:szCs w:val="24"/>
          <w:lang w:val="en-US"/>
        </w:rPr>
        <w:t>.</w:t>
      </w:r>
      <w:r w:rsidRPr="6A7B4749" w:rsidR="42BC773B">
        <w:rPr>
          <w:rFonts w:ascii="Aptos" w:hAnsi="Aptos"/>
          <w:b w:val="0"/>
          <w:bCs w:val="0"/>
          <w:noProof w:val="0"/>
          <w:sz w:val="24"/>
          <w:szCs w:val="24"/>
          <w:lang w:val="en-US"/>
        </w:rPr>
        <w:t xml:space="preserve"> </w:t>
      </w:r>
    </w:p>
    <w:p w:rsidR="42BC773B" w:rsidP="6A7B4749" w:rsidRDefault="42BC773B" w14:paraId="637B1631" w14:textId="4D68657B">
      <w:pPr>
        <w:pStyle w:val="ListParagraph"/>
        <w:numPr>
          <w:ilvl w:val="0"/>
          <w:numId w:val="2"/>
        </w:numPr>
        <w:ind w:left="270" w:hanging="270"/>
        <w:rPr>
          <w:rFonts w:ascii="Aptos" w:hAnsi="Aptos"/>
          <w:b w:val="0"/>
          <w:bCs w:val="0"/>
          <w:noProof w:val="0"/>
          <w:sz w:val="24"/>
          <w:szCs w:val="24"/>
          <w:lang w:val="en-US"/>
        </w:rPr>
      </w:pPr>
      <w:r w:rsidRPr="6A7B4749" w:rsidR="42BC773B">
        <w:rPr>
          <w:rFonts w:ascii="Aptos" w:hAnsi="Aptos"/>
          <w:b w:val="0"/>
          <w:bCs w:val="0"/>
          <w:noProof w:val="0"/>
          <w:sz w:val="24"/>
          <w:szCs w:val="24"/>
          <w:lang w:val="en-US"/>
        </w:rPr>
        <w:t>m</w:t>
      </w:r>
      <w:r w:rsidRPr="6A7B4749" w:rsidR="42BC773B">
        <w:rPr>
          <w:rFonts w:ascii="Aptos" w:hAnsi="Aptos"/>
          <w:b w:val="0"/>
          <w:bCs w:val="0"/>
          <w:noProof w:val="0"/>
          <w:sz w:val="24"/>
          <w:szCs w:val="24"/>
          <w:lang w:val="en-US"/>
        </w:rPr>
        <w:t>atch rural and urban composition</w:t>
      </w:r>
      <w:r w:rsidRPr="6A7B4749" w:rsidR="42BC773B">
        <w:rPr>
          <w:rFonts w:ascii="Aptos" w:hAnsi="Aptos"/>
          <w:b w:val="0"/>
          <w:bCs w:val="0"/>
          <w:noProof w:val="0"/>
          <w:sz w:val="24"/>
          <w:szCs w:val="24"/>
          <w:lang w:val="en-US"/>
        </w:rPr>
        <w:t>, using census definitions to evaluate the proportion of urban versus rural areas</w:t>
      </w:r>
      <w:r w:rsidRPr="6A7B4749" w:rsidR="1C1CC818">
        <w:rPr>
          <w:rFonts w:ascii="Aptos" w:hAnsi="Aptos"/>
          <w:b w:val="0"/>
          <w:bCs w:val="0"/>
          <w:noProof w:val="0"/>
          <w:sz w:val="24"/>
          <w:szCs w:val="24"/>
          <w:lang w:val="en-US"/>
        </w:rPr>
        <w:t>.</w:t>
      </w:r>
      <w:r w:rsidRPr="6A7B4749" w:rsidR="42BC773B">
        <w:rPr>
          <w:rFonts w:ascii="Aptos" w:hAnsi="Aptos"/>
          <w:b w:val="0"/>
          <w:bCs w:val="0"/>
          <w:noProof w:val="0"/>
          <w:sz w:val="24"/>
          <w:szCs w:val="24"/>
          <w:lang w:val="en-US"/>
        </w:rPr>
        <w:t xml:space="preserve"> </w:t>
      </w:r>
    </w:p>
    <w:p w:rsidR="42BC773B" w:rsidP="6A7B4749" w:rsidRDefault="42BC773B" w14:paraId="23BD31A3" w14:textId="74C5E763">
      <w:pPr>
        <w:pStyle w:val="ListParagraph"/>
        <w:numPr>
          <w:ilvl w:val="0"/>
          <w:numId w:val="2"/>
        </w:numPr>
        <w:ind w:left="270" w:hanging="270"/>
        <w:rPr>
          <w:rFonts w:ascii="Aptos" w:hAnsi="Aptos"/>
          <w:noProof w:val="0"/>
          <w:sz w:val="24"/>
          <w:szCs w:val="24"/>
          <w:lang w:val="en-US"/>
        </w:rPr>
      </w:pPr>
      <w:r w:rsidRPr="6A7B4749" w:rsidR="42BC773B">
        <w:rPr>
          <w:rFonts w:ascii="Aptos" w:hAnsi="Aptos"/>
          <w:b w:val="0"/>
          <w:bCs w:val="0"/>
          <w:noProof w:val="0"/>
          <w:sz w:val="24"/>
          <w:szCs w:val="24"/>
          <w:lang w:val="en-US"/>
        </w:rPr>
        <w:t>c</w:t>
      </w:r>
      <w:r w:rsidRPr="6A7B4749" w:rsidR="42BC773B">
        <w:rPr>
          <w:rFonts w:ascii="Aptos" w:hAnsi="Aptos"/>
          <w:b w:val="0"/>
          <w:bCs w:val="0"/>
          <w:noProof w:val="0"/>
          <w:sz w:val="24"/>
          <w:szCs w:val="24"/>
          <w:lang w:val="en-US"/>
        </w:rPr>
        <w:t>apture similar economic structures</w:t>
      </w:r>
      <w:r w:rsidRPr="6A7B4749" w:rsidR="42BC773B">
        <w:rPr>
          <w:rFonts w:ascii="Aptos" w:hAnsi="Aptos"/>
          <w:b w:val="0"/>
          <w:bCs w:val="0"/>
          <w:noProof w:val="0"/>
          <w:sz w:val="24"/>
          <w:szCs w:val="24"/>
          <w:lang w:val="en-US"/>
        </w:rPr>
        <w:t>, and a</w:t>
      </w:r>
      <w:r w:rsidRPr="6A7B4749" w:rsidR="42BC773B">
        <w:rPr>
          <w:rFonts w:ascii="Aptos" w:hAnsi="Aptos"/>
          <w:b w:val="0"/>
          <w:bCs w:val="0"/>
          <w:noProof w:val="0"/>
          <w:sz w:val="24"/>
          <w:szCs w:val="24"/>
          <w:lang w:val="en-US"/>
        </w:rPr>
        <w:t>lign demographic and socioeconomic indicators</w:t>
      </w:r>
      <w:r w:rsidRPr="6A7B4749" w:rsidR="42BC773B">
        <w:rPr>
          <w:rFonts w:ascii="Aptos" w:hAnsi="Aptos"/>
          <w:b w:val="0"/>
          <w:bCs w:val="0"/>
          <w:noProof w:val="0"/>
          <w:sz w:val="24"/>
          <w:szCs w:val="24"/>
          <w:lang w:val="en-US"/>
        </w:rPr>
        <w:t>, such as age distribution, employment patterns, and income levels.</w:t>
      </w:r>
      <w:r w:rsidRPr="6A7B4749" w:rsidR="42BC773B">
        <w:rPr>
          <w:rFonts w:ascii="Aptos" w:hAnsi="Aptos"/>
          <w:noProof w:val="0"/>
          <w:sz w:val="24"/>
          <w:szCs w:val="24"/>
          <w:lang w:val="en-US"/>
        </w:rPr>
        <w:t xml:space="preserve"> </w:t>
      </w:r>
    </w:p>
    <w:p w:rsidR="42BC773B" w:rsidP="6A7B4749" w:rsidRDefault="42BC773B" w14:paraId="5285D1F2" w14:textId="0490322F">
      <w:pPr>
        <w:rPr>
          <w:rFonts w:ascii="Aptos" w:hAnsi="Aptos"/>
          <w:noProof w:val="0"/>
          <w:sz w:val="24"/>
          <w:szCs w:val="24"/>
          <w:lang w:val="en-US"/>
        </w:rPr>
      </w:pPr>
      <w:r w:rsidRPr="6A7B4749" w:rsidR="42BC773B">
        <w:rPr>
          <w:rFonts w:ascii="Aptos" w:hAnsi="Aptos"/>
          <w:noProof w:val="0"/>
          <w:sz w:val="24"/>
          <w:szCs w:val="24"/>
          <w:lang w:val="en-US"/>
        </w:rPr>
        <w:t xml:space="preserve">Overall, the goal was to </w:t>
      </w:r>
      <w:r w:rsidRPr="6A7B4749" w:rsidR="57D04AAC">
        <w:rPr>
          <w:rFonts w:ascii="Aptos" w:hAnsi="Aptos"/>
          <w:noProof w:val="0"/>
          <w:sz w:val="24"/>
          <w:szCs w:val="24"/>
          <w:lang w:val="en-US"/>
        </w:rPr>
        <w:t>ensure that the</w:t>
      </w:r>
      <w:r w:rsidRPr="6A7B4749" w:rsidR="42BC773B">
        <w:rPr>
          <w:rFonts w:ascii="Aptos" w:hAnsi="Aptos"/>
          <w:noProof w:val="0"/>
          <w:sz w:val="24"/>
          <w:szCs w:val="24"/>
          <w:lang w:val="en-US"/>
        </w:rPr>
        <w:t xml:space="preserve"> set of benchmark regions </w:t>
      </w:r>
      <w:r w:rsidRPr="6A7B4749" w:rsidR="4726B3E6">
        <w:rPr>
          <w:rFonts w:ascii="Aptos" w:hAnsi="Aptos"/>
          <w:noProof w:val="0"/>
          <w:sz w:val="24"/>
          <w:szCs w:val="24"/>
          <w:lang w:val="en-US"/>
        </w:rPr>
        <w:t>suggested by the client</w:t>
      </w:r>
      <w:r w:rsidRPr="6A7B4749" w:rsidR="42BC773B">
        <w:rPr>
          <w:rFonts w:ascii="Aptos" w:hAnsi="Aptos"/>
          <w:noProof w:val="0"/>
          <w:sz w:val="24"/>
          <w:szCs w:val="24"/>
          <w:lang w:val="en-US"/>
        </w:rPr>
        <w:t xml:space="preserve"> provide meaningful context for comparison by reflecting similar underlying economic and demographic conditions.</w:t>
      </w:r>
      <w:r w:rsidRPr="6A7B4749" w:rsidR="76915948">
        <w:rPr>
          <w:rFonts w:ascii="Aptos" w:hAnsi="Aptos"/>
          <w:noProof w:val="0"/>
          <w:sz w:val="24"/>
          <w:szCs w:val="24"/>
          <w:lang w:val="en-US"/>
        </w:rPr>
        <w:t xml:space="preserve"> </w:t>
      </w:r>
    </w:p>
    <w:p w:rsidR="2C1EB6D6" w:rsidP="6A7B4749" w:rsidRDefault="2C1EB6D6" w14:paraId="6526EA7B" w14:textId="7A962A57">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2C1EB6D6">
        <w:rPr>
          <w:rFonts w:ascii="Aptos" w:hAnsi="Aptos"/>
          <w:noProof w:val="0"/>
          <w:sz w:val="24"/>
          <w:szCs w:val="24"/>
          <w:lang w:val="en-US"/>
        </w:rPr>
        <w:t>T</w:t>
      </w:r>
      <w:r w:rsidRPr="6A7B4749" w:rsidR="76915948">
        <w:rPr>
          <w:rFonts w:ascii="Aptos" w:hAnsi="Aptos"/>
          <w:noProof w:val="0"/>
          <w:sz w:val="24"/>
          <w:szCs w:val="24"/>
          <w:lang w:val="en-US"/>
        </w:rPr>
        <w:t xml:space="preserve">he </w:t>
      </w:r>
      <w:r w:rsidRPr="6A7B4749" w:rsidR="16A5F380">
        <w:rPr>
          <w:rFonts w:ascii="Aptos" w:hAnsi="Aptos"/>
          <w:noProof w:val="0"/>
          <w:sz w:val="24"/>
          <w:szCs w:val="24"/>
          <w:lang w:val="en-US"/>
        </w:rPr>
        <w:t>eventuall</w:t>
      </w:r>
      <w:r w:rsidRPr="6A7B4749" w:rsidR="1B8830F4">
        <w:rPr>
          <w:rFonts w:ascii="Aptos" w:hAnsi="Aptos"/>
          <w:noProof w:val="0"/>
          <w:sz w:val="24"/>
          <w:szCs w:val="24"/>
          <w:lang w:val="en-US"/>
        </w:rPr>
        <w:t xml:space="preserve">y </w:t>
      </w:r>
      <w:r w:rsidRPr="6A7B4749" w:rsidR="76915948">
        <w:rPr>
          <w:rFonts w:ascii="Aptos" w:hAnsi="Aptos"/>
          <w:noProof w:val="0"/>
          <w:sz w:val="24"/>
          <w:szCs w:val="24"/>
          <w:lang w:val="en-US"/>
        </w:rPr>
        <w:t>selected benchmark regions</w:t>
      </w:r>
      <w:r w:rsidRPr="6A7B4749" w:rsidR="50C89DFF">
        <w:rPr>
          <w:rFonts w:ascii="Aptos" w:hAnsi="Aptos"/>
          <w:noProof w:val="0"/>
          <w:sz w:val="24"/>
          <w:szCs w:val="24"/>
          <w:lang w:val="en-US"/>
        </w:rPr>
        <w:t>,</w:t>
      </w:r>
      <w:r w:rsidRPr="6A7B4749" w:rsidR="76915948">
        <w:rPr>
          <w:rFonts w:ascii="Aptos" w:hAnsi="Aptos"/>
          <w:noProof w:val="0"/>
          <w:sz w:val="24"/>
          <w:szCs w:val="24"/>
          <w:lang w:val="en-US"/>
        </w:rPr>
        <w:t xml:space="preserve"> </w:t>
      </w:r>
      <w:r w:rsidRPr="6A7B4749" w:rsidR="76915948">
        <w:rPr>
          <w:rFonts w:ascii="Aptos" w:hAnsi="Aptos"/>
          <w:b w:val="1"/>
          <w:bCs w:val="1"/>
          <w:noProof w:val="0"/>
          <w:sz w:val="24"/>
          <w:szCs w:val="24"/>
          <w:lang w:val="en-US"/>
        </w:rPr>
        <w:t>Sioux Falls</w:t>
      </w:r>
      <w:r w:rsidRPr="6A7B4749" w:rsidR="5BDDAE0D">
        <w:rPr>
          <w:rFonts w:ascii="Aptos" w:hAnsi="Aptos"/>
          <w:noProof w:val="0"/>
          <w:sz w:val="24"/>
          <w:szCs w:val="24"/>
          <w:lang w:val="en-US"/>
        </w:rPr>
        <w:t xml:space="preserve">, which is made up </w:t>
      </w:r>
      <w:r w:rsidRPr="6A7B4749" w:rsidR="5BDDAE0D">
        <w:rPr>
          <w:rFonts w:ascii="Aptos" w:hAnsi="Aptos"/>
          <w:noProof w:val="0"/>
          <w:sz w:val="24"/>
          <w:szCs w:val="24"/>
          <w:lang w:val="en-US"/>
        </w:rPr>
        <w:t>of</w:t>
      </w:r>
      <w:r w:rsidRPr="6A7B4749" w:rsidR="41F5EFB3">
        <w:rPr>
          <w:rFonts w:ascii="Aptos" w:hAnsi="Aptos"/>
          <w:noProof w:val="0"/>
          <w:sz w:val="24"/>
          <w:szCs w:val="24"/>
          <w:lang w:val="en-US"/>
        </w:rPr>
        <w:t xml:space="preserve"> 5 counties</w:t>
      </w:r>
      <w:r w:rsidRPr="6A7B4749" w:rsidR="5BDDAE0D">
        <w:rPr>
          <w:rFonts w:ascii="Aptos" w:hAnsi="Aptos"/>
          <w:noProof w:val="0"/>
          <w:sz w:val="24"/>
          <w:szCs w:val="24"/>
          <w:lang w:val="en-US"/>
        </w:rPr>
        <w:t xml:space="preserve"> (Minnehaha, Lincoln, McCook, Turner, and Rock</w:t>
      </w:r>
      <w:r w:rsidRPr="6A7B4749" w:rsidR="5BDDAE0D">
        <w:rPr>
          <w:rFonts w:ascii="Aptos" w:hAnsi="Aptos"/>
          <w:noProof w:val="0"/>
          <w:sz w:val="24"/>
          <w:szCs w:val="24"/>
          <w:lang w:val="en-US"/>
        </w:rPr>
        <w:t>)</w:t>
      </w:r>
      <w:r w:rsidRPr="6A7B4749" w:rsidR="76915948">
        <w:rPr>
          <w:rFonts w:ascii="Aptos" w:hAnsi="Aptos"/>
          <w:noProof w:val="0"/>
          <w:sz w:val="24"/>
          <w:szCs w:val="24"/>
          <w:lang w:val="en-US"/>
        </w:rPr>
        <w:t>,</w:t>
      </w:r>
      <w:r w:rsidRPr="6A7B4749" w:rsidR="76915948">
        <w:rPr>
          <w:rFonts w:ascii="Aptos" w:hAnsi="Aptos"/>
          <w:noProof w:val="0"/>
          <w:sz w:val="24"/>
          <w:szCs w:val="24"/>
          <w:lang w:val="en-US"/>
        </w:rPr>
        <w:t xml:space="preserve"> </w:t>
      </w:r>
      <w:r w:rsidRPr="6A7B4749" w:rsidR="76915948">
        <w:rPr>
          <w:rFonts w:ascii="Aptos" w:hAnsi="Aptos"/>
          <w:b w:val="1"/>
          <w:bCs w:val="1"/>
          <w:noProof w:val="0"/>
          <w:sz w:val="24"/>
          <w:szCs w:val="24"/>
          <w:lang w:val="en-US"/>
        </w:rPr>
        <w:t>Billings</w:t>
      </w:r>
      <w:r w:rsidRPr="6A7B4749" w:rsidR="76915948">
        <w:rPr>
          <w:rFonts w:ascii="Aptos" w:hAnsi="Aptos"/>
          <w:noProof w:val="0"/>
          <w:sz w:val="24"/>
          <w:szCs w:val="24"/>
          <w:lang w:val="en-US"/>
        </w:rPr>
        <w:t xml:space="preserve">, </w:t>
      </w:r>
      <w:r w:rsidRPr="6A7B4749" w:rsidR="61FE04D3">
        <w:rPr>
          <w:rFonts w:ascii="Aptos" w:hAnsi="Aptos"/>
          <w:noProof w:val="0"/>
          <w:sz w:val="24"/>
          <w:szCs w:val="24"/>
          <w:lang w:val="en-US"/>
        </w:rPr>
        <w:t>which is ma</w:t>
      </w:r>
      <w:r w:rsidRPr="6A7B4749" w:rsidR="61FE04D3">
        <w:rPr>
          <w:rFonts w:ascii="Aptos" w:hAnsi="Aptos"/>
          <w:noProof w:val="0"/>
          <w:sz w:val="24"/>
          <w:szCs w:val="24"/>
          <w:lang w:val="en-US"/>
        </w:rPr>
        <w:t xml:space="preserve">de up of </w:t>
      </w:r>
      <w:r w:rsidRPr="6A7B4749" w:rsidR="3E7B89AF">
        <w:rPr>
          <w:rFonts w:ascii="Aptos" w:hAnsi="Aptos"/>
          <w:noProof w:val="0"/>
          <w:sz w:val="24"/>
          <w:szCs w:val="24"/>
          <w:lang w:val="en-US"/>
        </w:rPr>
        <w:t>3</w:t>
      </w:r>
      <w:r w:rsidRPr="6A7B4749" w:rsidR="61FE04D3">
        <w:rPr>
          <w:rFonts w:ascii="Aptos" w:hAnsi="Aptos"/>
          <w:noProof w:val="0"/>
          <w:sz w:val="24"/>
          <w:szCs w:val="24"/>
          <w:lang w:val="en-US"/>
        </w:rPr>
        <w:t xml:space="preserve"> counties</w:t>
      </w:r>
      <w:r w:rsidRPr="6A7B4749" w:rsidR="51B07FCA">
        <w:rPr>
          <w:rFonts w:ascii="Aptos" w:hAnsi="Aptos"/>
          <w:noProof w:val="0"/>
          <w:sz w:val="24"/>
          <w:szCs w:val="24"/>
          <w:lang w:val="en-US"/>
        </w:rPr>
        <w:t xml:space="preserve"> (Carbon, Stillwater, Yellowstone),</w:t>
      </w:r>
      <w:r w:rsidRPr="6A7B4749" w:rsidR="61FE04D3">
        <w:rPr>
          <w:rFonts w:ascii="Aptos" w:hAnsi="Aptos"/>
          <w:noProof w:val="0"/>
          <w:sz w:val="24"/>
          <w:szCs w:val="24"/>
          <w:lang w:val="en-US"/>
        </w:rPr>
        <w:t xml:space="preserve"> </w:t>
      </w:r>
      <w:r w:rsidRPr="6A7B4749" w:rsidR="76915948">
        <w:rPr>
          <w:rFonts w:ascii="Aptos" w:hAnsi="Aptos"/>
          <w:b w:val="1"/>
          <w:bCs w:val="1"/>
          <w:noProof w:val="0"/>
          <w:sz w:val="24"/>
          <w:szCs w:val="24"/>
          <w:lang w:val="en-US"/>
        </w:rPr>
        <w:t>Flagstaff</w:t>
      </w:r>
      <w:r w:rsidRPr="6A7B4749" w:rsidR="76915948">
        <w:rPr>
          <w:rFonts w:ascii="Aptos" w:hAnsi="Aptos"/>
          <w:noProof w:val="0"/>
          <w:sz w:val="24"/>
          <w:szCs w:val="24"/>
          <w:lang w:val="en-US"/>
        </w:rPr>
        <w:t xml:space="preserve">, </w:t>
      </w:r>
      <w:r w:rsidRPr="6A7B4749" w:rsidR="1EDEA072">
        <w:rPr>
          <w:rFonts w:ascii="Aptos" w:hAnsi="Aptos"/>
          <w:noProof w:val="0"/>
          <w:sz w:val="24"/>
          <w:szCs w:val="24"/>
          <w:lang w:val="en-US"/>
        </w:rPr>
        <w:t xml:space="preserve">which </w:t>
      </w:r>
      <w:r w:rsidRPr="6A7B4749" w:rsidR="47262458">
        <w:rPr>
          <w:rFonts w:ascii="Aptos" w:hAnsi="Aptos"/>
          <w:noProof w:val="0"/>
          <w:sz w:val="24"/>
          <w:szCs w:val="24"/>
          <w:lang w:val="en-US"/>
        </w:rPr>
        <w:t>has 1</w:t>
      </w:r>
      <w:r w:rsidRPr="6A7B4749" w:rsidR="1EDEA072">
        <w:rPr>
          <w:rFonts w:ascii="Aptos" w:hAnsi="Aptos"/>
          <w:noProof w:val="0"/>
          <w:sz w:val="24"/>
          <w:szCs w:val="24"/>
          <w:lang w:val="en-US"/>
        </w:rPr>
        <w:t xml:space="preserve"> count</w:t>
      </w:r>
      <w:r w:rsidRPr="6A7B4749" w:rsidR="6C3418A1">
        <w:rPr>
          <w:rFonts w:ascii="Aptos" w:hAnsi="Aptos"/>
          <w:noProof w:val="0"/>
          <w:sz w:val="24"/>
          <w:szCs w:val="24"/>
          <w:lang w:val="en-US"/>
        </w:rPr>
        <w:t>y (Coconino),</w:t>
      </w:r>
      <w:r w:rsidRPr="6A7B4749" w:rsidR="1EDEA072">
        <w:rPr>
          <w:rFonts w:ascii="Aptos" w:hAnsi="Aptos"/>
          <w:noProof w:val="0"/>
          <w:sz w:val="24"/>
          <w:szCs w:val="24"/>
          <w:lang w:val="en-US"/>
        </w:rPr>
        <w:t xml:space="preserve"> </w:t>
      </w:r>
      <w:r w:rsidRPr="6A7B4749" w:rsidR="76915948">
        <w:rPr>
          <w:rFonts w:ascii="Aptos" w:hAnsi="Aptos"/>
          <w:noProof w:val="0"/>
          <w:sz w:val="24"/>
          <w:szCs w:val="24"/>
          <w:lang w:val="en-US"/>
        </w:rPr>
        <w:t xml:space="preserve">and </w:t>
      </w:r>
      <w:r w:rsidRPr="6A7B4749" w:rsidR="76915948">
        <w:rPr>
          <w:rFonts w:ascii="Aptos" w:hAnsi="Aptos"/>
          <w:b w:val="1"/>
          <w:bCs w:val="1"/>
          <w:noProof w:val="0"/>
          <w:sz w:val="24"/>
          <w:szCs w:val="24"/>
          <w:lang w:val="en-US"/>
        </w:rPr>
        <w:t>Missoula</w:t>
      </w:r>
      <w:r w:rsidRPr="6A7B4749" w:rsidR="51B2510D">
        <w:rPr>
          <w:rFonts w:ascii="Aptos" w:hAnsi="Aptos"/>
          <w:noProof w:val="0"/>
          <w:sz w:val="24"/>
          <w:szCs w:val="24"/>
          <w:lang w:val="en-US"/>
        </w:rPr>
        <w:t>,</w:t>
      </w:r>
      <w:r w:rsidRPr="6A7B4749" w:rsidR="76915948">
        <w:rPr>
          <w:rFonts w:ascii="Aptos" w:hAnsi="Aptos"/>
          <w:noProof w:val="0"/>
          <w:sz w:val="24"/>
          <w:szCs w:val="24"/>
          <w:lang w:val="en-US"/>
        </w:rPr>
        <w:t xml:space="preserve"> </w:t>
      </w:r>
      <w:r w:rsidRPr="6A7B4749" w:rsidR="1F238066">
        <w:rPr>
          <w:rFonts w:ascii="Aptos" w:hAnsi="Aptos"/>
          <w:noProof w:val="0"/>
          <w:sz w:val="24"/>
          <w:szCs w:val="24"/>
          <w:lang w:val="en-US"/>
        </w:rPr>
        <w:t>which is made up of</w:t>
      </w:r>
      <w:r w:rsidRPr="6A7B4749" w:rsidR="1F238066">
        <w:rPr>
          <w:rFonts w:ascii="Aptos" w:hAnsi="Aptos"/>
          <w:noProof w:val="0"/>
          <w:sz w:val="24"/>
          <w:szCs w:val="24"/>
          <w:lang w:val="en-US"/>
        </w:rPr>
        <w:t xml:space="preserve"> </w:t>
      </w:r>
      <w:r w:rsidRPr="6A7B4749" w:rsidR="2BB51C82">
        <w:rPr>
          <w:rFonts w:ascii="Aptos" w:hAnsi="Aptos"/>
          <w:noProof w:val="0"/>
          <w:sz w:val="24"/>
          <w:szCs w:val="24"/>
          <w:lang w:val="en-US"/>
        </w:rPr>
        <w:t>2</w:t>
      </w:r>
      <w:r w:rsidRPr="6A7B4749" w:rsidR="1F238066">
        <w:rPr>
          <w:rFonts w:ascii="Aptos" w:hAnsi="Aptos"/>
          <w:noProof w:val="0"/>
          <w:sz w:val="24"/>
          <w:szCs w:val="24"/>
          <w:lang w:val="en-US"/>
        </w:rPr>
        <w:t xml:space="preserve"> counti</w:t>
      </w:r>
      <w:r w:rsidRPr="6A7B4749" w:rsidR="1F238066">
        <w:rPr>
          <w:rFonts w:ascii="Aptos" w:hAnsi="Aptos"/>
          <w:noProof w:val="0"/>
          <w:sz w:val="24"/>
          <w:szCs w:val="24"/>
          <w:lang w:val="en-US"/>
        </w:rPr>
        <w:t xml:space="preserve">es </w:t>
      </w:r>
      <w:r w:rsidRPr="6A7B4749" w:rsidR="48BE30B1">
        <w:rPr>
          <w:rFonts w:ascii="Aptos" w:hAnsi="Aptos"/>
          <w:noProof w:val="0"/>
          <w:sz w:val="24"/>
          <w:szCs w:val="24"/>
          <w:lang w:val="en-US"/>
        </w:rPr>
        <w:t xml:space="preserve">(Mineral, Missoula), </w:t>
      </w:r>
      <w:r w:rsidRPr="6A7B4749" w:rsidR="76915948">
        <w:rPr>
          <w:rFonts w:ascii="Aptos" w:hAnsi="Aptos"/>
          <w:noProof w:val="0"/>
          <w:sz w:val="24"/>
          <w:szCs w:val="24"/>
          <w:lang w:val="en-US"/>
        </w:rPr>
        <w:t>offer a balanced comparison set</w:t>
      </w:r>
      <w:r w:rsidRPr="6A7B4749" w:rsidR="34D3F268">
        <w:rPr>
          <w:rFonts w:ascii="Aptos" w:hAnsi="Aptos"/>
          <w:noProof w:val="0"/>
          <w:sz w:val="24"/>
          <w:szCs w:val="24"/>
          <w:lang w:val="en-US"/>
        </w:rPr>
        <w:t>.</w:t>
      </w:r>
      <w:r w:rsidRPr="6A7B4749" w:rsidR="76915948">
        <w:rPr>
          <w:rFonts w:ascii="Aptos" w:hAnsi="Aptos"/>
          <w:noProof w:val="0"/>
          <w:sz w:val="24"/>
          <w:szCs w:val="24"/>
          <w:lang w:val="en-US"/>
        </w:rPr>
        <w:t xml:space="preserve"> T</w:t>
      </w:r>
      <w:r w:rsidRPr="6A7B4749" w:rsidR="76915948">
        <w:rPr>
          <w:rFonts w:ascii="Aptos" w:hAnsi="Aptos"/>
          <w:noProof w:val="0"/>
          <w:sz w:val="24"/>
          <w:szCs w:val="24"/>
          <w:lang w:val="en-US"/>
        </w:rPr>
        <w:t xml:space="preserve">ogether, </w:t>
      </w:r>
      <w:r w:rsidRPr="6A7B4749" w:rsidR="76915948">
        <w:rPr>
          <w:rFonts w:ascii="Aptos" w:hAnsi="Aptos"/>
          <w:noProof w:val="0"/>
          <w:sz w:val="24"/>
          <w:szCs w:val="24"/>
          <w:lang w:val="en-US"/>
        </w:rPr>
        <w:t xml:space="preserve">these regions </w:t>
      </w:r>
      <w:r w:rsidRPr="6A7B4749" w:rsidR="76915948">
        <w:rPr>
          <w:rFonts w:ascii="Aptos" w:hAnsi="Aptos"/>
          <w:noProof w:val="0"/>
          <w:sz w:val="24"/>
          <w:szCs w:val="24"/>
          <w:lang w:val="en-US"/>
        </w:rPr>
        <w:t>es</w:t>
      </w:r>
      <w:r w:rsidRPr="6A7B4749" w:rsidR="76915948">
        <w:rPr>
          <w:rFonts w:ascii="Aptos" w:hAnsi="Aptos"/>
          <w:noProof w:val="0"/>
          <w:sz w:val="24"/>
          <w:szCs w:val="24"/>
          <w:lang w:val="en-US"/>
        </w:rPr>
        <w:t>tablish</w:t>
      </w:r>
      <w:r w:rsidRPr="6A7B4749" w:rsidR="76915948">
        <w:rPr>
          <w:rFonts w:ascii="Aptos" w:hAnsi="Aptos"/>
          <w:noProof w:val="0"/>
          <w:sz w:val="24"/>
          <w:szCs w:val="24"/>
          <w:lang w:val="en-US"/>
        </w:rPr>
        <w:t xml:space="preserve"> a</w:t>
      </w:r>
      <w:r w:rsidRPr="6A7B4749" w:rsidR="76915948">
        <w:rPr>
          <w:rFonts w:ascii="Aptos" w:hAnsi="Aptos"/>
          <w:noProof w:val="0"/>
          <w:sz w:val="24"/>
          <w:szCs w:val="24"/>
          <w:lang w:val="en-US"/>
        </w:rPr>
        <w:t xml:space="preserve"> robust foundation for analyzing how the Black Hills compares to peer regions.</w:t>
      </w:r>
    </w:p>
    <w:p w:rsidR="51CE1619" w:rsidP="74DEB153" w:rsidRDefault="51CE1619" w14:paraId="3AEAE619" w14:textId="366E933B">
      <w:pPr>
        <w:pStyle w:val="Heading2"/>
      </w:pPr>
      <w:bookmarkStart w:name="_Toc564933389" w:id="1584625307"/>
      <w:r w:rsidR="156586BF">
        <w:rPr/>
        <w:t>Relevant details about data sources</w:t>
      </w:r>
      <w:bookmarkEnd w:id="1584625307"/>
    </w:p>
    <w:p w:rsidR="6B9DB763" w:rsidP="6A7B4749" w:rsidRDefault="6B9DB763" w14:paraId="78D49B3B" w14:textId="012F96BF">
      <w:pPr>
        <w:rPr>
          <w:rFonts w:ascii="Aptos" w:hAnsi="Aptos"/>
          <w:noProof w:val="0"/>
          <w:sz w:val="24"/>
          <w:szCs w:val="24"/>
          <w:lang w:val="en-US"/>
        </w:rPr>
      </w:pPr>
      <w:r w:rsidRPr="6A7B4749" w:rsidR="6B9DB763">
        <w:rPr>
          <w:rFonts w:ascii="Aptos" w:hAnsi="Aptos"/>
          <w:noProof w:val="0"/>
          <w:sz w:val="24"/>
          <w:szCs w:val="24"/>
          <w:lang w:val="en-US"/>
        </w:rPr>
        <w:t>The demographic analysis of the Black Hills and benchmark regions relie</w:t>
      </w:r>
      <w:r w:rsidRPr="6A7B4749" w:rsidR="2B8A2267">
        <w:rPr>
          <w:rFonts w:ascii="Aptos" w:hAnsi="Aptos"/>
          <w:noProof w:val="0"/>
          <w:sz w:val="24"/>
          <w:szCs w:val="24"/>
          <w:lang w:val="en-US"/>
        </w:rPr>
        <w:t>d</w:t>
      </w:r>
      <w:r w:rsidRPr="6A7B4749" w:rsidR="6B9DB763">
        <w:rPr>
          <w:rFonts w:ascii="Aptos" w:hAnsi="Aptos"/>
          <w:noProof w:val="0"/>
          <w:sz w:val="24"/>
          <w:szCs w:val="24"/>
          <w:lang w:val="en-US"/>
        </w:rPr>
        <w:t xml:space="preserve"> on data from the American Community Survey (ACS), which provides annually updated estimates based on survey samples rather than complete population counts. For this study, the latest ACS 5-year estimates were used due to their full geographic coverage and higher reliability for smaller and rural regions. These estimates aggregate data over a five-year period, producing a single, stable value for each variable. </w:t>
      </w:r>
    </w:p>
    <w:p w:rsidR="6B9DB763" w:rsidP="6A7B4749" w:rsidRDefault="6B9DB763" w14:paraId="62912DD1" w14:textId="5B08E25D">
      <w:pPr>
        <w:rPr>
          <w:rFonts w:ascii="Aptos" w:hAnsi="Aptos"/>
          <w:noProof w:val="0"/>
          <w:sz w:val="24"/>
          <w:szCs w:val="24"/>
          <w:lang w:val="en-US"/>
        </w:rPr>
      </w:pPr>
      <w:r w:rsidRPr="6A7B4749" w:rsidR="6B9DB763">
        <w:rPr>
          <w:rFonts w:ascii="Aptos" w:hAnsi="Aptos"/>
          <w:noProof w:val="0"/>
          <w:sz w:val="24"/>
          <w:szCs w:val="24"/>
          <w:lang w:val="en-US"/>
        </w:rPr>
        <w:t xml:space="preserve">While this improves statistical reliability, it also means that the data </w:t>
      </w:r>
      <w:r w:rsidRPr="6A7B4749" w:rsidR="6B9DB763">
        <w:rPr>
          <w:rFonts w:ascii="Aptos" w:hAnsi="Aptos"/>
          <w:noProof w:val="0"/>
          <w:sz w:val="24"/>
          <w:szCs w:val="24"/>
          <w:lang w:val="en-US"/>
        </w:rPr>
        <w:t>represent</w:t>
      </w:r>
      <w:r w:rsidRPr="6A7B4749" w:rsidR="6B9DB763">
        <w:rPr>
          <w:rFonts w:ascii="Aptos" w:hAnsi="Aptos"/>
          <w:noProof w:val="0"/>
          <w:sz w:val="24"/>
          <w:szCs w:val="24"/>
          <w:lang w:val="en-US"/>
        </w:rPr>
        <w:t xml:space="preserve"> </w:t>
      </w:r>
      <w:r w:rsidRPr="6A7B4749" w:rsidR="6B9DB763">
        <w:rPr>
          <w:rFonts w:ascii="Aptos" w:hAnsi="Aptos"/>
          <w:b w:val="0"/>
          <w:bCs w:val="0"/>
          <w:noProof w:val="0"/>
          <w:sz w:val="24"/>
          <w:szCs w:val="24"/>
          <w:lang w:val="en-US"/>
        </w:rPr>
        <w:t>average conditions over time rather than for specific years</w:t>
      </w:r>
      <w:r w:rsidRPr="6A7B4749" w:rsidR="6B9DB763">
        <w:rPr>
          <w:rFonts w:ascii="Aptos" w:hAnsi="Aptos"/>
          <w:b w:val="0"/>
          <w:bCs w:val="0"/>
          <w:noProof w:val="0"/>
          <w:sz w:val="24"/>
          <w:szCs w:val="24"/>
          <w:lang w:val="en-US"/>
        </w:rPr>
        <w:t>,</w:t>
      </w:r>
      <w:r w:rsidRPr="6A7B4749" w:rsidR="6B9DB763">
        <w:rPr>
          <w:rFonts w:ascii="Aptos" w:hAnsi="Aptos"/>
          <w:noProof w:val="0"/>
          <w:sz w:val="24"/>
          <w:szCs w:val="24"/>
          <w:lang w:val="en-US"/>
        </w:rPr>
        <w:t xml:space="preserve"> limiting the ability to capture short-term changes or trends. </w:t>
      </w:r>
    </w:p>
    <w:p w:rsidR="6B9DB763" w:rsidP="6A7B4749" w:rsidRDefault="6B9DB763" w14:paraId="1E33E011" w14:textId="507689F6">
      <w:pPr>
        <w:rPr>
          <w:rFonts w:ascii="Aptos" w:hAnsi="Aptos"/>
          <w:noProof w:val="0"/>
          <w:sz w:val="24"/>
          <w:szCs w:val="24"/>
          <w:lang w:val="en-US"/>
        </w:rPr>
      </w:pPr>
      <w:r w:rsidRPr="6A7B4749" w:rsidR="6B9DB763">
        <w:rPr>
          <w:rFonts w:ascii="Aptos" w:hAnsi="Aptos"/>
          <w:noProof w:val="0"/>
          <w:sz w:val="24"/>
          <w:szCs w:val="24"/>
          <w:lang w:val="en-US"/>
        </w:rPr>
        <w:t xml:space="preserve">Additionally, because ACS outputs are pre-aggregated estimates, each region is represented by a single value per variable, which restricts the use of inferential statistical testing. As a result, the demographic comparison across benchmark regions is interpreted using descriptive analysis and visual comparison, focusing on relative magnitudes and patterns rather than statistically significant differences. This approach ensures that comparisons </w:t>
      </w:r>
      <w:r w:rsidRPr="6A7B4749" w:rsidR="6B9DB763">
        <w:rPr>
          <w:rFonts w:ascii="Aptos" w:hAnsi="Aptos"/>
          <w:noProof w:val="0"/>
          <w:sz w:val="24"/>
          <w:szCs w:val="24"/>
          <w:lang w:val="en-US"/>
        </w:rPr>
        <w:t>remain</w:t>
      </w:r>
      <w:r w:rsidRPr="6A7B4749" w:rsidR="6B9DB763">
        <w:rPr>
          <w:rFonts w:ascii="Aptos" w:hAnsi="Aptos"/>
          <w:noProof w:val="0"/>
          <w:sz w:val="24"/>
          <w:szCs w:val="24"/>
          <w:lang w:val="en-US"/>
        </w:rPr>
        <w:t xml:space="preserve"> meaningful while acknowledging the limitations inherent in the data structure.</w:t>
      </w:r>
    </w:p>
    <w:p w:rsidR="7744C3DF" w:rsidP="74DEB153" w:rsidRDefault="7744C3DF" w14:paraId="635F67D5" w14:textId="57DC054F">
      <w:pPr>
        <w:pStyle w:val="Heading2"/>
      </w:pPr>
      <w:bookmarkStart w:name="_Toc30602894" w:id="740641262"/>
      <w:r w:rsidR="00F24F78">
        <w:rPr/>
        <w:t>Results of benchmark regions analyses</w:t>
      </w:r>
      <w:bookmarkEnd w:id="740641262"/>
    </w:p>
    <w:p w:rsidR="30636B97" w:rsidP="6A7B4749" w:rsidRDefault="30636B97" w14:paraId="0A9C9889" w14:textId="7E598872">
      <w:pPr>
        <w:pStyle w:val="Normal"/>
        <w:suppressLineNumbers w:val="0"/>
        <w:bidi w:val="0"/>
        <w:spacing w:before="0" w:beforeAutospacing="off" w:after="160" w:afterAutospacing="off" w:line="279" w:lineRule="auto"/>
        <w:ind w:left="0" w:right="0"/>
        <w:jc w:val="left"/>
      </w:pPr>
      <w:r w:rsidR="30636B97">
        <w:rPr/>
        <w:t>This section presents a comparative analysis of the demographic characteristics of the Black Hil</w:t>
      </w:r>
      <w:r w:rsidR="3EB223CB">
        <w:rPr/>
        <w:t>ls r</w:t>
      </w:r>
      <w:r w:rsidR="30636B97">
        <w:rPr/>
        <w:t>egion</w:t>
      </w:r>
      <w:r w:rsidR="7AE8A2ED">
        <w:rPr/>
        <w:t xml:space="preserve"> in relation to the selected benchmark regions. Analyses were carried out across k</w:t>
      </w:r>
      <w:r w:rsidR="256ED352">
        <w:rPr/>
        <w:t xml:space="preserve">ey structural characteristics, including population size, </w:t>
      </w:r>
      <w:r w:rsidR="256ED352">
        <w:rPr/>
        <w:t>labor</w:t>
      </w:r>
      <w:r w:rsidR="256ED352">
        <w:rPr/>
        <w:t xml:space="preserve"> market dynamics, o</w:t>
      </w:r>
      <w:r w:rsidR="3C95C020">
        <w:rPr/>
        <w:t>ccupational composition</w:t>
      </w:r>
      <w:r w:rsidR="75DF4427">
        <w:rPr/>
        <w:t>,</w:t>
      </w:r>
      <w:r w:rsidR="3C95C020">
        <w:rPr/>
        <w:t xml:space="preserve"> and household income. </w:t>
      </w:r>
    </w:p>
    <w:p w:rsidR="79E9E8DC" w:rsidP="6A7B4749" w:rsidRDefault="79E9E8DC" w14:paraId="660BC79D" w14:textId="091C5ADB">
      <w:pPr>
        <w:pStyle w:val="Normal"/>
        <w:suppressLineNumbers w:val="0"/>
        <w:bidi w:val="0"/>
        <w:spacing w:before="0" w:beforeAutospacing="off" w:after="160" w:afterAutospacing="off" w:line="279" w:lineRule="auto"/>
        <w:ind w:left="0" w:right="0"/>
        <w:jc w:val="left"/>
        <w:rPr>
          <w:b w:val="1"/>
          <w:bCs w:val="1"/>
        </w:rPr>
      </w:pPr>
      <w:r w:rsidRPr="6A7B4749" w:rsidR="79E9E8DC">
        <w:rPr>
          <w:b w:val="1"/>
          <w:bCs w:val="1"/>
        </w:rPr>
        <w:t>Population Size and Structure</w:t>
      </w:r>
    </w:p>
    <w:p w:rsidR="5BA0E6B9" w:rsidP="6A7B4749" w:rsidRDefault="5BA0E6B9" w14:paraId="7F63577A" w14:textId="2EEAE142">
      <w:pPr>
        <w:pStyle w:val="Normal"/>
        <w:suppressLineNumbers w:val="0"/>
        <w:bidi w:val="0"/>
        <w:spacing w:before="0" w:beforeAutospacing="off" w:after="160" w:afterAutospacing="off" w:line="279" w:lineRule="auto"/>
        <w:ind w:left="0" w:right="0"/>
        <w:jc w:val="left"/>
        <w:rPr>
          <w:b w:val="0"/>
          <w:bCs w:val="0"/>
        </w:rPr>
      </w:pPr>
      <w:r w:rsidR="5BA0E6B9">
        <w:rPr>
          <w:b w:val="0"/>
          <w:bCs w:val="0"/>
        </w:rPr>
        <w:t xml:space="preserve">The Black Hills region has a smaller total population compared to </w:t>
      </w:r>
      <w:r w:rsidR="6888A60C">
        <w:rPr>
          <w:b w:val="0"/>
          <w:bCs w:val="0"/>
        </w:rPr>
        <w:t xml:space="preserve">the </w:t>
      </w:r>
      <w:r w:rsidR="5BEC49AE">
        <w:rPr>
          <w:b w:val="0"/>
          <w:bCs w:val="0"/>
        </w:rPr>
        <w:t>Sioux</w:t>
      </w:r>
      <w:r w:rsidR="5BEC49AE">
        <w:rPr>
          <w:b w:val="0"/>
          <w:bCs w:val="0"/>
        </w:rPr>
        <w:t xml:space="preserve"> Falls region</w:t>
      </w:r>
      <w:r w:rsidR="4E0258C8">
        <w:rPr>
          <w:b w:val="0"/>
          <w:bCs w:val="0"/>
        </w:rPr>
        <w:t xml:space="preserve"> </w:t>
      </w:r>
      <w:r w:rsidR="5BEC49AE">
        <w:rPr>
          <w:b w:val="0"/>
          <w:bCs w:val="0"/>
        </w:rPr>
        <w:t>but has</w:t>
      </w:r>
      <w:r w:rsidR="665BCDC4">
        <w:rPr>
          <w:b w:val="0"/>
          <w:bCs w:val="0"/>
        </w:rPr>
        <w:t xml:space="preserve"> a</w:t>
      </w:r>
      <w:r w:rsidR="5BEC49AE">
        <w:rPr>
          <w:b w:val="0"/>
          <w:bCs w:val="0"/>
        </w:rPr>
        <w:t xml:space="preserve"> higher total population than the other </w:t>
      </w:r>
      <w:r w:rsidR="228C44C7">
        <w:rPr>
          <w:b w:val="0"/>
          <w:bCs w:val="0"/>
        </w:rPr>
        <w:t xml:space="preserve">three </w:t>
      </w:r>
      <w:r w:rsidR="5BEC49AE">
        <w:rPr>
          <w:b w:val="0"/>
          <w:bCs w:val="0"/>
        </w:rPr>
        <w:t>benchmark regions</w:t>
      </w:r>
      <w:r w:rsidR="0D049D36">
        <w:rPr>
          <w:b w:val="0"/>
          <w:bCs w:val="0"/>
        </w:rPr>
        <w:t xml:space="preserve"> (Figure 1a)</w:t>
      </w:r>
      <w:r w:rsidR="002BC8C7">
        <w:rPr>
          <w:b w:val="0"/>
          <w:bCs w:val="0"/>
        </w:rPr>
        <w:t>.</w:t>
      </w:r>
    </w:p>
    <w:p w:rsidR="40C38658" w:rsidP="6A7B4749" w:rsidRDefault="40C38658" w14:paraId="1C2BA4D2" w14:textId="6CE23810">
      <w:pPr>
        <w:pStyle w:val="Normal"/>
        <w:suppressLineNumbers w:val="0"/>
        <w:bidi w:val="0"/>
        <w:spacing w:before="0" w:beforeAutospacing="off" w:after="160" w:afterAutospacing="off" w:line="279" w:lineRule="auto"/>
        <w:ind w:left="0" w:right="0"/>
        <w:jc w:val="left"/>
        <w:rPr>
          <w:b w:val="0"/>
          <w:bCs w:val="0"/>
        </w:rPr>
      </w:pPr>
      <w:r w:rsidR="40C38658">
        <w:rPr>
          <w:b w:val="0"/>
          <w:bCs w:val="0"/>
        </w:rPr>
        <w:t>However</w:t>
      </w:r>
      <w:r w:rsidR="73B9178F">
        <w:rPr>
          <w:b w:val="0"/>
          <w:bCs w:val="0"/>
        </w:rPr>
        <w:t>,</w:t>
      </w:r>
      <w:r w:rsidR="0F7F9129">
        <w:rPr>
          <w:b w:val="0"/>
          <w:bCs w:val="0"/>
        </w:rPr>
        <w:t xml:space="preserve"> the population aged 16 and above </w:t>
      </w:r>
      <w:r w:rsidR="45BC9F5F">
        <w:rPr>
          <w:b w:val="0"/>
          <w:bCs w:val="0"/>
        </w:rPr>
        <w:t xml:space="preserve">in the Black Hills region </w:t>
      </w:r>
      <w:r w:rsidR="0F7F9129">
        <w:rPr>
          <w:b w:val="0"/>
          <w:bCs w:val="0"/>
        </w:rPr>
        <w:t>shows a substantial proportion of</w:t>
      </w:r>
      <w:r w:rsidR="18806D0C">
        <w:rPr>
          <w:b w:val="0"/>
          <w:bCs w:val="0"/>
        </w:rPr>
        <w:t xml:space="preserve"> </w:t>
      </w:r>
      <w:r w:rsidR="0F7F9129">
        <w:rPr>
          <w:b w:val="0"/>
          <w:bCs w:val="0"/>
        </w:rPr>
        <w:t>the total population fall</w:t>
      </w:r>
      <w:r w:rsidR="60D23E6E">
        <w:rPr>
          <w:b w:val="0"/>
          <w:bCs w:val="0"/>
        </w:rPr>
        <w:t xml:space="preserve">ing within the working age category, which is consistent with the patterns </w:t>
      </w:r>
      <w:r w:rsidR="60D23E6E">
        <w:rPr>
          <w:b w:val="0"/>
          <w:bCs w:val="0"/>
        </w:rPr>
        <w:t>observed</w:t>
      </w:r>
      <w:r w:rsidR="60D23E6E">
        <w:rPr>
          <w:b w:val="0"/>
          <w:bCs w:val="0"/>
        </w:rPr>
        <w:t xml:space="preserve"> in </w:t>
      </w:r>
      <w:r w:rsidR="202F874B">
        <w:rPr>
          <w:b w:val="0"/>
          <w:bCs w:val="0"/>
        </w:rPr>
        <w:t>the benchmark regions</w:t>
      </w:r>
      <w:r w:rsidR="7085BC01">
        <w:rPr>
          <w:b w:val="0"/>
          <w:bCs w:val="0"/>
        </w:rPr>
        <w:t xml:space="preserve"> (Figure 1b).</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625"/>
      </w:tblGrid>
      <w:tr w:rsidR="6A7B4749" w:rsidTr="6A7B4749" w14:paraId="336ED370">
        <w:trPr>
          <w:trHeight w:val="3855"/>
        </w:trPr>
        <w:tc>
          <w:tcPr>
            <w:tcW w:w="8625" w:type="dxa"/>
            <w:tcMar/>
          </w:tcPr>
          <w:p w:rsidR="41001E28" w:rsidP="6A7B4749" w:rsidRDefault="41001E28" w14:paraId="3CF7601F" w14:textId="0CB8E24C">
            <w:pPr>
              <w:pStyle w:val="Normal"/>
              <w:bidi w:val="0"/>
              <w:ind w:right="-90"/>
              <w:jc w:val="both"/>
            </w:pPr>
            <w:r w:rsidR="41001E28">
              <w:drawing>
                <wp:inline wp14:editId="1A8DAFF5" wp14:anchorId="2BA8ECF6">
                  <wp:extent cx="4490485" cy="2828998"/>
                  <wp:effectExtent l="0" t="0" r="0" b="0"/>
                  <wp:docPr id="2083129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216648" name="Picture 10552166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81049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90485" cy="2828998"/>
                          </a:xfrm>
                          <a:prstGeom xmlns:a="http://schemas.openxmlformats.org/drawingml/2006/main" prst="rect">
                            <a:avLst xmlns:a="http://schemas.openxmlformats.org/drawingml/2006/main"/>
                          </a:prstGeom>
                        </pic:spPr>
                      </pic:pic>
                    </a:graphicData>
                  </a:graphic>
                </wp:inline>
              </w:drawing>
            </w:r>
          </w:p>
          <w:p w:rsidR="6A7B4749" w:rsidP="6A7B4749" w:rsidRDefault="6A7B4749" w14:paraId="6B21030F" w14:textId="5B251A74">
            <w:pPr>
              <w:pStyle w:val="Normal"/>
              <w:bidi w:val="0"/>
              <w:ind w:right="-90"/>
              <w:jc w:val="both"/>
            </w:pPr>
          </w:p>
          <w:p w:rsidR="6A7B4749" w:rsidP="6A7B4749" w:rsidRDefault="6A7B4749" w14:paraId="5D511858" w14:textId="3DDD3AD0">
            <w:pPr>
              <w:pStyle w:val="Normal"/>
              <w:bidi w:val="0"/>
              <w:ind w:right="-90"/>
              <w:jc w:val="both"/>
            </w:pPr>
          </w:p>
          <w:p w:rsidR="6A7B4749" w:rsidP="6A7B4749" w:rsidRDefault="6A7B4749" w14:paraId="74C7C389" w14:textId="776A62EF">
            <w:pPr>
              <w:pStyle w:val="Normal"/>
              <w:bidi w:val="0"/>
              <w:ind w:right="-90"/>
              <w:jc w:val="both"/>
            </w:pPr>
          </w:p>
        </w:tc>
      </w:tr>
    </w:tbl>
    <w:p w:rsidR="1228DF32" w:rsidP="6A7B4749" w:rsidRDefault="1228DF32" w14:paraId="696B3527" w14:textId="408B262B">
      <w:pPr>
        <w:pStyle w:val="Normal"/>
        <w:bidi w:val="0"/>
        <w:spacing w:before="0" w:beforeAutospacing="off" w:after="160" w:afterAutospacing="off" w:line="279" w:lineRule="auto"/>
        <w:ind w:left="0" w:right="0"/>
        <w:jc w:val="left"/>
      </w:pPr>
      <w:r w:rsidR="1228DF32">
        <w:drawing>
          <wp:inline wp14:editId="195F20C9" wp14:anchorId="17A54900">
            <wp:extent cx="4477374" cy="2804889"/>
            <wp:effectExtent l="0" t="0" r="0" b="0"/>
            <wp:docPr id="1437631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945192" name="Picture 1875945192"/>
                    <pic:cNvPicPr/>
                  </pic:nvPicPr>
                  <pic:blipFill>
                    <a:blip xmlns:r="http://schemas.openxmlformats.org/officeDocument/2006/relationships" r:embed="rId765270985">
                      <a:extLst>
                        <a:ext uri="{28A0092B-C50C-407E-A947-70E740481C1C}">
                          <a14:useLocalDpi xmlns:a14="http://schemas.microsoft.com/office/drawing/2010/main"/>
                        </a:ext>
                      </a:extLst>
                    </a:blip>
                    <a:stretch>
                      <a:fillRect/>
                    </a:stretch>
                  </pic:blipFill>
                  <pic:spPr>
                    <a:xfrm rot="0">
                      <a:off x="0" y="0"/>
                      <a:ext cx="4477374" cy="2804889"/>
                    </a:xfrm>
                    <a:prstGeom prst="rect">
                      <a:avLst/>
                    </a:prstGeom>
                  </pic:spPr>
                </pic:pic>
              </a:graphicData>
            </a:graphic>
          </wp:inline>
        </w:drawing>
      </w:r>
    </w:p>
    <w:p w:rsidR="6A7B4749" w:rsidP="6A7B4749" w:rsidRDefault="6A7B4749" w14:paraId="4CA67777" w14:textId="0E9BE75C">
      <w:pPr>
        <w:pStyle w:val="Normal"/>
        <w:suppressLineNumbers w:val="0"/>
        <w:bidi w:val="0"/>
        <w:spacing w:before="0" w:beforeAutospacing="off" w:after="160" w:afterAutospacing="off" w:line="279" w:lineRule="auto"/>
        <w:ind w:left="0" w:right="0"/>
        <w:jc w:val="left"/>
        <w:rPr>
          <w:b w:val="1"/>
          <w:bCs w:val="1"/>
        </w:rPr>
      </w:pPr>
    </w:p>
    <w:p w:rsidR="57F52527" w:rsidP="6A7B4749" w:rsidRDefault="57F52527" w14:paraId="0DBF08AA" w14:textId="3B94D7BB">
      <w:pPr>
        <w:pStyle w:val="Normal"/>
        <w:suppressLineNumbers w:val="0"/>
        <w:bidi w:val="0"/>
        <w:spacing w:before="0" w:beforeAutospacing="off" w:after="160" w:afterAutospacing="off" w:line="279" w:lineRule="auto"/>
        <w:ind w:left="0" w:right="0"/>
        <w:jc w:val="left"/>
        <w:rPr>
          <w:b w:val="1"/>
          <w:bCs w:val="1"/>
        </w:rPr>
      </w:pPr>
      <w:r w:rsidRPr="6A7B4749" w:rsidR="57F52527">
        <w:rPr>
          <w:b w:val="1"/>
          <w:bCs w:val="1"/>
        </w:rPr>
        <w:t>Labor Market Characteristics</w:t>
      </w:r>
    </w:p>
    <w:p w:rsidR="17A45F8D" w:rsidP="6A7B4749" w:rsidRDefault="17A45F8D" w14:paraId="798320C0" w14:textId="47A6C3E9">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17A45F8D">
        <w:rPr>
          <w:b w:val="0"/>
          <w:bCs w:val="0"/>
        </w:rPr>
        <w:t>Considering</w:t>
      </w:r>
      <w:r w:rsidR="638C7D53">
        <w:rPr>
          <w:b w:val="0"/>
          <w:bCs w:val="0"/>
        </w:rPr>
        <w:t xml:space="preserve"> the population aged 16 and above,</w:t>
      </w:r>
      <w:r w:rsidR="40F27DA3">
        <w:rPr>
          <w:b w:val="0"/>
          <w:bCs w:val="0"/>
        </w:rPr>
        <w:t xml:space="preserve"> </w:t>
      </w:r>
      <w:r w:rsidR="0D03A677">
        <w:rPr>
          <w:b w:val="0"/>
          <w:bCs w:val="0"/>
        </w:rPr>
        <w:t>a larger fraction</w:t>
      </w:r>
      <w:r w:rsidR="40F27DA3">
        <w:rPr>
          <w:b w:val="0"/>
          <w:bCs w:val="0"/>
        </w:rPr>
        <w:t xml:space="preserve"> of </w:t>
      </w:r>
      <w:r w:rsidR="3D1406CE">
        <w:rPr>
          <w:b w:val="0"/>
          <w:bCs w:val="0"/>
        </w:rPr>
        <w:t>the</w:t>
      </w:r>
      <w:r w:rsidR="5D5474DD">
        <w:rPr>
          <w:b w:val="0"/>
          <w:bCs w:val="0"/>
        </w:rPr>
        <w:t>m</w:t>
      </w:r>
      <w:r w:rsidRPr="6A7B4749" w:rsidR="2CB7D3BD">
        <w:rPr>
          <w:rFonts w:ascii="Aptos" w:hAnsi="Aptos"/>
          <w:noProof w:val="0"/>
          <w:sz w:val="24"/>
          <w:szCs w:val="24"/>
          <w:lang w:val="en-US"/>
        </w:rPr>
        <w:t xml:space="preserve"> </w:t>
      </w:r>
      <w:r w:rsidRPr="6A7B4749" w:rsidR="7908479A">
        <w:rPr>
          <w:rFonts w:ascii="Aptos" w:hAnsi="Aptos"/>
          <w:noProof w:val="0"/>
          <w:sz w:val="24"/>
          <w:szCs w:val="24"/>
          <w:lang w:val="en-US"/>
        </w:rPr>
        <w:t>is</w:t>
      </w:r>
      <w:r w:rsidRPr="6A7B4749" w:rsidR="40F27DA3">
        <w:rPr>
          <w:rFonts w:ascii="Aptos" w:hAnsi="Aptos"/>
          <w:noProof w:val="0"/>
          <w:sz w:val="24"/>
          <w:szCs w:val="24"/>
          <w:lang w:val="en-US"/>
        </w:rPr>
        <w:t xml:space="preserve"> in the labor force</w:t>
      </w:r>
      <w:r w:rsidRPr="6A7B4749" w:rsidR="419A95B2">
        <w:rPr>
          <w:rFonts w:ascii="Aptos" w:hAnsi="Aptos"/>
          <w:noProof w:val="0"/>
          <w:sz w:val="24"/>
          <w:szCs w:val="24"/>
          <w:lang w:val="en-US"/>
        </w:rPr>
        <w:t>,</w:t>
      </w:r>
      <w:r w:rsidRPr="6A7B4749" w:rsidR="6328A1A5">
        <w:rPr>
          <w:rFonts w:ascii="Aptos" w:hAnsi="Aptos"/>
          <w:noProof w:val="0"/>
          <w:sz w:val="24"/>
          <w:szCs w:val="24"/>
          <w:lang w:val="en-US"/>
        </w:rPr>
        <w:t xml:space="preserve"> across all the regions</w:t>
      </w:r>
      <w:r w:rsidRPr="6A7B4749" w:rsidR="7D1878A3">
        <w:rPr>
          <w:rFonts w:ascii="Aptos" w:hAnsi="Aptos"/>
          <w:noProof w:val="0"/>
          <w:sz w:val="24"/>
          <w:szCs w:val="24"/>
          <w:lang w:val="en-US"/>
        </w:rPr>
        <w:t>,</w:t>
      </w:r>
      <w:r w:rsidRPr="6A7B4749" w:rsidR="34865FF3">
        <w:rPr>
          <w:rFonts w:ascii="Aptos" w:hAnsi="Aptos"/>
          <w:noProof w:val="0"/>
          <w:sz w:val="24"/>
          <w:szCs w:val="24"/>
          <w:lang w:val="en-US"/>
        </w:rPr>
        <w:t xml:space="preserve"> while the smaller fraction is categorized as not in labor force</w:t>
      </w:r>
      <w:r w:rsidRPr="6A7B4749" w:rsidR="082B1C64">
        <w:rPr>
          <w:rFonts w:ascii="Aptos" w:hAnsi="Aptos"/>
          <w:noProof w:val="0"/>
          <w:sz w:val="24"/>
          <w:szCs w:val="24"/>
          <w:lang w:val="en-US"/>
        </w:rPr>
        <w:t xml:space="preserve"> (Figure 2a)</w:t>
      </w:r>
      <w:r w:rsidRPr="6A7B4749" w:rsidR="6C71EFE9">
        <w:rPr>
          <w:rFonts w:ascii="Aptos" w:hAnsi="Aptos"/>
          <w:noProof w:val="0"/>
          <w:sz w:val="24"/>
          <w:szCs w:val="24"/>
          <w:lang w:val="en-US"/>
        </w:rPr>
        <w:t xml:space="preserve">. </w:t>
      </w:r>
      <w:r w:rsidRPr="6A7B4749" w:rsidR="4AEFDA2F">
        <w:rPr>
          <w:rFonts w:ascii="Aptos" w:hAnsi="Aptos"/>
          <w:noProof w:val="0"/>
          <w:sz w:val="24"/>
          <w:szCs w:val="24"/>
          <w:lang w:val="en-US"/>
        </w:rPr>
        <w:t>The labor force category is also classified into</w:t>
      </w:r>
      <w:r w:rsidRPr="6A7B4749" w:rsidR="235FCED3">
        <w:rPr>
          <w:rFonts w:ascii="Aptos" w:hAnsi="Aptos"/>
          <w:noProof w:val="0"/>
          <w:sz w:val="24"/>
          <w:szCs w:val="24"/>
          <w:lang w:val="en-US"/>
        </w:rPr>
        <w:t xml:space="preserve"> Civilian</w:t>
      </w:r>
      <w:r w:rsidRPr="6A7B4749" w:rsidR="4AEFDA2F">
        <w:rPr>
          <w:rFonts w:ascii="Aptos" w:hAnsi="Aptos"/>
          <w:noProof w:val="0"/>
          <w:sz w:val="24"/>
          <w:szCs w:val="24"/>
          <w:lang w:val="en-US"/>
        </w:rPr>
        <w:t xml:space="preserve"> labor force</w:t>
      </w:r>
      <w:r w:rsidRPr="6A7B4749" w:rsidR="097C1F83">
        <w:rPr>
          <w:rFonts w:ascii="Aptos" w:hAnsi="Aptos"/>
          <w:noProof w:val="0"/>
          <w:sz w:val="24"/>
          <w:szCs w:val="24"/>
          <w:lang w:val="en-US"/>
        </w:rPr>
        <w:t>,</w:t>
      </w:r>
      <w:r w:rsidRPr="6A7B4749" w:rsidR="4AEFDA2F">
        <w:rPr>
          <w:rFonts w:ascii="Aptos" w:hAnsi="Aptos"/>
          <w:noProof w:val="0"/>
          <w:sz w:val="24"/>
          <w:szCs w:val="24"/>
          <w:lang w:val="en-US"/>
        </w:rPr>
        <w:t xml:space="preserve"> </w:t>
      </w:r>
      <w:r w:rsidRPr="6A7B4749" w:rsidR="170CF755">
        <w:rPr>
          <w:rFonts w:ascii="Aptos" w:hAnsi="Aptos"/>
          <w:noProof w:val="0"/>
          <w:sz w:val="24"/>
          <w:szCs w:val="24"/>
          <w:lang w:val="en-US"/>
        </w:rPr>
        <w:t>which takes the majority</w:t>
      </w:r>
      <w:r w:rsidRPr="6A7B4749" w:rsidR="046AFC5E">
        <w:rPr>
          <w:rFonts w:ascii="Aptos" w:hAnsi="Aptos"/>
          <w:noProof w:val="0"/>
          <w:sz w:val="24"/>
          <w:szCs w:val="24"/>
          <w:lang w:val="en-US"/>
        </w:rPr>
        <w:t>, and the Military</w:t>
      </w:r>
      <w:r w:rsidRPr="6A7B4749" w:rsidR="4AEFDA2F">
        <w:rPr>
          <w:rFonts w:ascii="Aptos" w:hAnsi="Aptos"/>
          <w:noProof w:val="0"/>
          <w:sz w:val="24"/>
          <w:szCs w:val="24"/>
          <w:lang w:val="en-US"/>
        </w:rPr>
        <w:t xml:space="preserve"> </w:t>
      </w:r>
      <w:r w:rsidRPr="6A7B4749" w:rsidR="4AEFDA2F">
        <w:rPr>
          <w:rFonts w:ascii="Aptos" w:hAnsi="Aptos"/>
          <w:noProof w:val="0"/>
          <w:sz w:val="24"/>
          <w:szCs w:val="24"/>
          <w:lang w:val="en-US"/>
        </w:rPr>
        <w:t xml:space="preserve">labor force </w:t>
      </w:r>
      <w:r w:rsidRPr="6A7B4749" w:rsidR="4679D339">
        <w:rPr>
          <w:rFonts w:ascii="Aptos" w:hAnsi="Aptos"/>
          <w:noProof w:val="0"/>
          <w:sz w:val="24"/>
          <w:szCs w:val="24"/>
          <w:lang w:val="en-US"/>
        </w:rPr>
        <w:t>which takes o</w:t>
      </w:r>
      <w:r w:rsidRPr="6A7B4749" w:rsidR="2B41175F">
        <w:rPr>
          <w:rFonts w:ascii="Aptos" w:hAnsi="Aptos"/>
          <w:noProof w:val="0"/>
          <w:sz w:val="24"/>
          <w:szCs w:val="24"/>
          <w:lang w:val="en-US"/>
        </w:rPr>
        <w:t>n</w:t>
      </w:r>
      <w:r w:rsidRPr="6A7B4749" w:rsidR="2B41175F">
        <w:rPr>
          <w:rFonts w:ascii="Aptos" w:hAnsi="Aptos"/>
          <w:noProof w:val="0"/>
          <w:sz w:val="24"/>
          <w:szCs w:val="24"/>
          <w:lang w:val="en-US"/>
        </w:rPr>
        <w:t>ly</w:t>
      </w:r>
      <w:r w:rsidRPr="6A7B4749" w:rsidR="2B41175F">
        <w:rPr>
          <w:rFonts w:ascii="Aptos" w:hAnsi="Aptos"/>
          <w:noProof w:val="0"/>
          <w:sz w:val="24"/>
          <w:szCs w:val="24"/>
          <w:lang w:val="en-US"/>
        </w:rPr>
        <w:t xml:space="preserve"> </w:t>
      </w:r>
      <w:r w:rsidRPr="6A7B4749" w:rsidR="2B41175F">
        <w:rPr>
          <w:rFonts w:ascii="Aptos" w:hAnsi="Aptos"/>
          <w:noProof w:val="0"/>
          <w:sz w:val="24"/>
          <w:szCs w:val="24"/>
          <w:lang w:val="en-US"/>
        </w:rPr>
        <w:t xml:space="preserve">a </w:t>
      </w:r>
      <w:r w:rsidRPr="6A7B4749" w:rsidR="79AA96AC">
        <w:rPr>
          <w:rFonts w:ascii="Aptos" w:hAnsi="Aptos"/>
          <w:noProof w:val="0"/>
          <w:sz w:val="24"/>
          <w:szCs w:val="24"/>
          <w:lang w:val="en-US"/>
        </w:rPr>
        <w:t xml:space="preserve">very </w:t>
      </w:r>
      <w:r w:rsidRPr="6A7B4749" w:rsidR="2B41175F">
        <w:rPr>
          <w:rFonts w:ascii="Aptos" w:hAnsi="Aptos"/>
          <w:noProof w:val="0"/>
          <w:sz w:val="24"/>
          <w:szCs w:val="24"/>
          <w:lang w:val="en-US"/>
        </w:rPr>
        <w:t>sm</w:t>
      </w:r>
      <w:r w:rsidRPr="6A7B4749" w:rsidR="2B41175F">
        <w:rPr>
          <w:rFonts w:ascii="Aptos" w:hAnsi="Aptos"/>
          <w:noProof w:val="0"/>
          <w:sz w:val="24"/>
          <w:szCs w:val="24"/>
          <w:lang w:val="en-US"/>
        </w:rPr>
        <w:t>al</w:t>
      </w:r>
      <w:r w:rsidRPr="6A7B4749" w:rsidR="2B41175F">
        <w:rPr>
          <w:rFonts w:ascii="Aptos" w:hAnsi="Aptos"/>
          <w:noProof w:val="0"/>
          <w:sz w:val="24"/>
          <w:szCs w:val="24"/>
          <w:lang w:val="en-US"/>
        </w:rPr>
        <w:t>l</w:t>
      </w:r>
      <w:r w:rsidRPr="6A7B4749" w:rsidR="2A85DB69">
        <w:rPr>
          <w:rFonts w:ascii="Aptos" w:hAnsi="Aptos"/>
          <w:noProof w:val="0"/>
          <w:sz w:val="24"/>
          <w:szCs w:val="24"/>
          <w:lang w:val="en-US"/>
        </w:rPr>
        <w:t>, negligible</w:t>
      </w:r>
      <w:r w:rsidRPr="6A7B4749" w:rsidR="2B41175F">
        <w:rPr>
          <w:rFonts w:ascii="Aptos" w:hAnsi="Aptos"/>
          <w:noProof w:val="0"/>
          <w:sz w:val="24"/>
          <w:szCs w:val="24"/>
          <w:lang w:val="en-US"/>
        </w:rPr>
        <w:t xml:space="preserve"> </w:t>
      </w:r>
      <w:r w:rsidRPr="6A7B4749" w:rsidR="2B41175F">
        <w:rPr>
          <w:rFonts w:ascii="Aptos" w:hAnsi="Aptos"/>
          <w:noProof w:val="0"/>
          <w:sz w:val="24"/>
          <w:szCs w:val="24"/>
          <w:lang w:val="en-US"/>
        </w:rPr>
        <w:t>share.</w:t>
      </w:r>
      <w:r w:rsidRPr="6A7B4749" w:rsidR="33DC4A2F">
        <w:rPr>
          <w:rFonts w:ascii="Aptos" w:hAnsi="Aptos"/>
          <w:noProof w:val="0"/>
          <w:sz w:val="24"/>
          <w:szCs w:val="24"/>
          <w:lang w:val="en-US"/>
        </w:rPr>
        <w:t xml:space="preserve"> The labor force s</w:t>
      </w:r>
      <w:r w:rsidRPr="6A7B4749" w:rsidR="716C68FA">
        <w:rPr>
          <w:rFonts w:ascii="Aptos" w:hAnsi="Aptos"/>
          <w:noProof w:val="0"/>
          <w:sz w:val="24"/>
          <w:szCs w:val="24"/>
          <w:lang w:val="en-US"/>
        </w:rPr>
        <w:t>ignifies</w:t>
      </w:r>
      <w:r w:rsidRPr="6A7B4749" w:rsidR="33DC4A2F">
        <w:rPr>
          <w:rFonts w:ascii="Aptos" w:hAnsi="Aptos"/>
          <w:noProof w:val="0"/>
          <w:sz w:val="24"/>
          <w:szCs w:val="24"/>
          <w:lang w:val="en-US"/>
        </w:rPr>
        <w:t xml:space="preserve"> individuals aged 16</w:t>
      </w:r>
      <w:r w:rsidRPr="6A7B4749" w:rsidR="40AFB9E7">
        <w:rPr>
          <w:rFonts w:ascii="Aptos" w:hAnsi="Aptos"/>
          <w:noProof w:val="0"/>
          <w:sz w:val="24"/>
          <w:szCs w:val="24"/>
          <w:lang w:val="en-US"/>
        </w:rPr>
        <w:t xml:space="preserve"> and above</w:t>
      </w:r>
      <w:r w:rsidRPr="6A7B4749" w:rsidR="33DC4A2F">
        <w:rPr>
          <w:rFonts w:ascii="Aptos" w:hAnsi="Aptos"/>
          <w:noProof w:val="0"/>
          <w:sz w:val="24"/>
          <w:szCs w:val="24"/>
          <w:lang w:val="en-US"/>
        </w:rPr>
        <w:t xml:space="preserve"> </w:t>
      </w:r>
      <w:r w:rsidRPr="6A7B4749" w:rsidR="782BE47F">
        <w:rPr>
          <w:rFonts w:ascii="Aptos" w:hAnsi="Aptos"/>
          <w:noProof w:val="0"/>
          <w:sz w:val="24"/>
          <w:szCs w:val="24"/>
          <w:lang w:val="en-US"/>
        </w:rPr>
        <w:t xml:space="preserve">that are </w:t>
      </w:r>
      <w:r w:rsidRPr="6A7B4749" w:rsidR="33DC4A2F">
        <w:rPr>
          <w:rFonts w:ascii="Aptos" w:hAnsi="Aptos"/>
          <w:noProof w:val="0"/>
          <w:sz w:val="24"/>
          <w:szCs w:val="24"/>
          <w:lang w:val="en-US"/>
        </w:rPr>
        <w:t>either employed or actively seeking employment.</w:t>
      </w:r>
    </w:p>
    <w:p w:rsidR="357293F2" w:rsidP="6A7B4749" w:rsidRDefault="357293F2" w14:paraId="3B2229B2" w14:textId="1E4D0DF5">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357293F2">
        <w:rPr>
          <w:rFonts w:ascii="Aptos" w:hAnsi="Aptos"/>
          <w:noProof w:val="0"/>
          <w:sz w:val="24"/>
          <w:szCs w:val="24"/>
          <w:lang w:val="en-US"/>
        </w:rPr>
        <w:t xml:space="preserve">Within </w:t>
      </w:r>
      <w:r w:rsidRPr="6A7B4749" w:rsidR="24330D3D">
        <w:rPr>
          <w:rFonts w:ascii="Aptos" w:hAnsi="Aptos"/>
          <w:noProof w:val="0"/>
          <w:sz w:val="24"/>
          <w:szCs w:val="24"/>
          <w:lang w:val="en-US"/>
        </w:rPr>
        <w:t xml:space="preserve">the civilian labor force, employment levels are consistently high across both the Black Hills and benchmark regions, with unemployment </w:t>
      </w:r>
      <w:r w:rsidRPr="6A7B4749" w:rsidR="545794EC">
        <w:rPr>
          <w:rFonts w:ascii="Aptos" w:hAnsi="Aptos"/>
          <w:noProof w:val="0"/>
          <w:sz w:val="24"/>
          <w:szCs w:val="24"/>
          <w:lang w:val="en-US"/>
        </w:rPr>
        <w:t xml:space="preserve">levels </w:t>
      </w:r>
      <w:r w:rsidRPr="6A7B4749" w:rsidR="24330D3D">
        <w:rPr>
          <w:rFonts w:ascii="Aptos" w:hAnsi="Aptos"/>
          <w:noProof w:val="0"/>
          <w:sz w:val="24"/>
          <w:szCs w:val="24"/>
          <w:lang w:val="en-US"/>
        </w:rPr>
        <w:t>representing</w:t>
      </w:r>
      <w:r w:rsidRPr="6A7B4749" w:rsidR="24330D3D">
        <w:rPr>
          <w:rFonts w:ascii="Aptos" w:hAnsi="Aptos"/>
          <w:noProof w:val="0"/>
          <w:sz w:val="24"/>
          <w:szCs w:val="24"/>
          <w:lang w:val="en-US"/>
        </w:rPr>
        <w:t xml:space="preserve"> a </w:t>
      </w:r>
      <w:r w:rsidRPr="6A7B4749" w:rsidR="24330D3D">
        <w:rPr>
          <w:rFonts w:ascii="Aptos" w:hAnsi="Aptos"/>
          <w:noProof w:val="0"/>
          <w:sz w:val="24"/>
          <w:szCs w:val="24"/>
          <w:lang w:val="en-US"/>
        </w:rPr>
        <w:t>relatively small</w:t>
      </w:r>
      <w:r w:rsidRPr="6A7B4749" w:rsidR="168584BE">
        <w:rPr>
          <w:rFonts w:ascii="Aptos" w:hAnsi="Aptos"/>
          <w:noProof w:val="0"/>
          <w:sz w:val="24"/>
          <w:szCs w:val="24"/>
          <w:lang w:val="en-US"/>
        </w:rPr>
        <w:t xml:space="preserve"> proportion</w:t>
      </w:r>
      <w:r w:rsidRPr="6A7B4749" w:rsidR="547B21A1">
        <w:rPr>
          <w:rFonts w:ascii="Aptos" w:hAnsi="Aptos"/>
          <w:noProof w:val="0"/>
          <w:sz w:val="24"/>
          <w:szCs w:val="24"/>
          <w:lang w:val="en-US"/>
        </w:rPr>
        <w:t xml:space="preserve"> (Figure 2b)</w:t>
      </w:r>
      <w:r w:rsidRPr="6A7B4749" w:rsidR="168584BE">
        <w:rPr>
          <w:rFonts w:ascii="Aptos" w:hAnsi="Aptos"/>
          <w:noProof w:val="0"/>
          <w:sz w:val="24"/>
          <w:szCs w:val="24"/>
          <w:lang w:val="en-US"/>
        </w:rPr>
        <w:t>.</w:t>
      </w:r>
    </w:p>
    <w:p w:rsidR="00B37DC0" w:rsidP="6A7B4749" w:rsidRDefault="00B37DC0" w14:paraId="4C12979C" w14:textId="68962252">
      <w:pPr>
        <w:pStyle w:val="Normal"/>
        <w:suppressLineNumbers w:val="0"/>
        <w:bidi w:val="0"/>
        <w:spacing w:before="0" w:beforeAutospacing="off" w:after="160" w:afterAutospacing="off" w:line="279" w:lineRule="auto"/>
        <w:ind w:left="0" w:right="0"/>
        <w:jc w:val="left"/>
        <w:rPr>
          <w:rFonts w:ascii="Aptos" w:hAnsi="Aptos"/>
          <w:noProof w:val="0"/>
          <w:sz w:val="24"/>
          <w:szCs w:val="24"/>
          <w:lang w:val="en-US"/>
        </w:rPr>
      </w:pPr>
      <w:r w:rsidRPr="6A7B4749" w:rsidR="00B37DC0">
        <w:rPr>
          <w:rFonts w:ascii="Aptos" w:hAnsi="Aptos"/>
          <w:noProof w:val="0"/>
          <w:sz w:val="24"/>
          <w:szCs w:val="24"/>
          <w:lang w:val="en-US"/>
        </w:rPr>
        <w:t xml:space="preserve">Overall, the Black Hills region </w:t>
      </w:r>
      <w:r w:rsidRPr="6A7B4749" w:rsidR="00B37DC0">
        <w:rPr>
          <w:rFonts w:ascii="Aptos" w:hAnsi="Aptos"/>
          <w:noProof w:val="0"/>
          <w:sz w:val="24"/>
          <w:szCs w:val="24"/>
          <w:lang w:val="en-US"/>
        </w:rPr>
        <w:t>demonstrates</w:t>
      </w:r>
      <w:r w:rsidRPr="6A7B4749" w:rsidR="6B457EC4">
        <w:rPr>
          <w:rFonts w:ascii="Aptos" w:hAnsi="Aptos"/>
          <w:noProof w:val="0"/>
          <w:sz w:val="24"/>
          <w:szCs w:val="24"/>
          <w:lang w:val="en-US"/>
        </w:rPr>
        <w:t xml:space="preserve"> labor market participation pattern</w:t>
      </w:r>
      <w:r w:rsidRPr="6A7B4749" w:rsidR="3A88E4CD">
        <w:rPr>
          <w:rFonts w:ascii="Aptos" w:hAnsi="Aptos"/>
          <w:noProof w:val="0"/>
          <w:sz w:val="24"/>
          <w:szCs w:val="24"/>
          <w:lang w:val="en-US"/>
        </w:rPr>
        <w:t>s</w:t>
      </w:r>
      <w:r w:rsidRPr="6A7B4749" w:rsidR="6B457EC4">
        <w:rPr>
          <w:rFonts w:ascii="Aptos" w:hAnsi="Aptos"/>
          <w:noProof w:val="0"/>
          <w:sz w:val="24"/>
          <w:szCs w:val="24"/>
          <w:lang w:val="en-US"/>
        </w:rPr>
        <w:t xml:space="preserve"> that are broadly comparable </w:t>
      </w:r>
      <w:r w:rsidRPr="6A7B4749" w:rsidR="794239EF">
        <w:rPr>
          <w:rFonts w:ascii="Aptos" w:hAnsi="Aptos"/>
          <w:noProof w:val="0"/>
          <w:sz w:val="24"/>
          <w:szCs w:val="24"/>
          <w:lang w:val="en-US"/>
        </w:rPr>
        <w:t>to the benchmark</w:t>
      </w:r>
      <w:r w:rsidRPr="6A7B4749" w:rsidR="2C93F285">
        <w:rPr>
          <w:rFonts w:ascii="Aptos" w:hAnsi="Aptos"/>
          <w:noProof w:val="0"/>
          <w:sz w:val="24"/>
          <w:szCs w:val="24"/>
          <w:lang w:val="en-US"/>
        </w:rPr>
        <w:t xml:space="preserve"> regions</w:t>
      </w:r>
      <w:r w:rsidRPr="6A7B4749" w:rsidR="03F17631">
        <w:rPr>
          <w:rFonts w:ascii="Aptos" w:hAnsi="Aptos"/>
          <w:noProof w:val="0"/>
          <w:sz w:val="24"/>
          <w:szCs w:val="24"/>
          <w:lang w:val="en-US"/>
        </w:rPr>
        <w:t>,</w:t>
      </w:r>
      <w:r w:rsidRPr="6A7B4749" w:rsidR="2C93F285">
        <w:rPr>
          <w:rFonts w:ascii="Aptos" w:hAnsi="Aptos"/>
          <w:noProof w:val="0"/>
          <w:sz w:val="24"/>
          <w:szCs w:val="24"/>
          <w:lang w:val="en-US"/>
        </w:rPr>
        <w:t xml:space="preserve"> </w:t>
      </w:r>
      <w:r w:rsidRPr="6A7B4749" w:rsidR="2C93F285">
        <w:rPr>
          <w:rFonts w:ascii="Aptos" w:hAnsi="Aptos"/>
          <w:noProof w:val="0"/>
          <w:sz w:val="24"/>
          <w:szCs w:val="24"/>
          <w:lang w:val="en-US"/>
        </w:rPr>
        <w:t>indicating</w:t>
      </w:r>
      <w:r w:rsidRPr="6A7B4749" w:rsidR="2C93F285">
        <w:rPr>
          <w:rFonts w:ascii="Aptos" w:hAnsi="Aptos"/>
          <w:noProof w:val="0"/>
          <w:sz w:val="24"/>
          <w:szCs w:val="24"/>
          <w:lang w:val="en-US"/>
        </w:rPr>
        <w:t xml:space="preserve"> </w:t>
      </w:r>
      <w:commentRangeStart w:id="647962497"/>
      <w:r w:rsidRPr="6A7B4749" w:rsidR="794239EF">
        <w:rPr>
          <w:rFonts w:ascii="Aptos" w:hAnsi="Aptos"/>
          <w:noProof w:val="0"/>
          <w:sz w:val="24"/>
          <w:szCs w:val="24"/>
          <w:lang w:val="en-US"/>
        </w:rPr>
        <w:t>similar levels of workforce engagement</w:t>
      </w:r>
      <w:r w:rsidRPr="6A7B4749" w:rsidR="5D1768EC">
        <w:rPr>
          <w:rFonts w:ascii="Aptos" w:hAnsi="Aptos"/>
          <w:noProof w:val="0"/>
          <w:sz w:val="24"/>
          <w:szCs w:val="24"/>
          <w:lang w:val="en-US"/>
        </w:rPr>
        <w:t>,</w:t>
      </w:r>
      <w:r w:rsidRPr="6A7B4749" w:rsidR="794239EF">
        <w:rPr>
          <w:rFonts w:ascii="Aptos" w:hAnsi="Aptos"/>
          <w:noProof w:val="0"/>
          <w:sz w:val="24"/>
          <w:szCs w:val="24"/>
          <w:lang w:val="en-US"/>
        </w:rPr>
        <w:t xml:space="preserve"> </w:t>
      </w:r>
      <w:r w:rsidRPr="6A7B4749" w:rsidR="3CF805EC">
        <w:rPr>
          <w:rFonts w:ascii="Aptos" w:hAnsi="Aptos"/>
          <w:noProof w:val="0"/>
          <w:sz w:val="24"/>
          <w:szCs w:val="24"/>
          <w:lang w:val="en-US"/>
        </w:rPr>
        <w:t xml:space="preserve">despite </w:t>
      </w:r>
      <w:r w:rsidRPr="6A7B4749" w:rsidR="794239EF">
        <w:rPr>
          <w:rFonts w:ascii="Aptos" w:hAnsi="Aptos"/>
          <w:noProof w:val="0"/>
          <w:sz w:val="24"/>
          <w:szCs w:val="24"/>
          <w:lang w:val="en-US"/>
        </w:rPr>
        <w:t>d</w:t>
      </w:r>
      <w:r w:rsidRPr="6A7B4749" w:rsidR="1B2479E5">
        <w:rPr>
          <w:rFonts w:ascii="Aptos" w:hAnsi="Aptos"/>
          <w:noProof w:val="0"/>
          <w:sz w:val="24"/>
          <w:szCs w:val="24"/>
          <w:lang w:val="en-US"/>
        </w:rPr>
        <w:t>if</w:t>
      </w:r>
      <w:r w:rsidRPr="6A7B4749" w:rsidR="794239EF">
        <w:rPr>
          <w:rFonts w:ascii="Aptos" w:hAnsi="Aptos"/>
          <w:noProof w:val="0"/>
          <w:sz w:val="24"/>
          <w:szCs w:val="24"/>
          <w:lang w:val="en-US"/>
        </w:rPr>
        <w:t>ferences in population size</w:t>
      </w:r>
      <w:commentRangeEnd w:id="647962497"/>
      <w:r>
        <w:rPr>
          <w:rStyle w:val="CommentReference"/>
        </w:rPr>
        <w:commentReference w:id="647962497"/>
      </w:r>
      <w:r w:rsidRPr="6A7B4749" w:rsidR="794239EF">
        <w:rPr>
          <w:rFonts w:ascii="Aptos" w:hAnsi="Aptos"/>
          <w:noProof w:val="0"/>
          <w:sz w:val="24"/>
          <w:szCs w:val="24"/>
          <w:lang w:val="en-US"/>
        </w:rPr>
        <w:t>.</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8520"/>
      </w:tblGrid>
      <w:tr w:rsidR="6A7B4749" w:rsidTr="6A7B4749" w14:paraId="3BB03CD4">
        <w:trPr>
          <w:trHeight w:val="5445"/>
        </w:trPr>
        <w:tc>
          <w:tcPr>
            <w:tcW w:w="8520" w:type="dxa"/>
            <w:tcMar/>
          </w:tcPr>
          <w:p w:rsidR="715CC887" w:rsidP="6A7B4749" w:rsidRDefault="715CC887" w14:paraId="3CEE4D3B" w14:textId="08BE7BB8">
            <w:pPr>
              <w:pStyle w:val="Normal"/>
            </w:pPr>
            <w:r w:rsidR="715CC887">
              <w:drawing>
                <wp:inline wp14:editId="2823650C" wp14:anchorId="677A2FB0">
                  <wp:extent cx="4581922" cy="3422144"/>
                  <wp:effectExtent l="0" t="0" r="0" b="0"/>
                  <wp:docPr id="203641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36410247" name="Picture 20364102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49123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81922" cy="3422144"/>
                          </a:xfrm>
                          <a:prstGeom xmlns:a="http://schemas.openxmlformats.org/drawingml/2006/main" prst="rect">
                            <a:avLst xmlns:a="http://schemas.openxmlformats.org/drawingml/2006/main"/>
                          </a:prstGeom>
                        </pic:spPr>
                      </pic:pic>
                    </a:graphicData>
                  </a:graphic>
                </wp:inline>
              </w:drawing>
            </w:r>
          </w:p>
        </w:tc>
      </w:tr>
    </w:tbl>
    <w:p w:rsidR="6A7B4749" w:rsidP="6A7B4749" w:rsidRDefault="6A7B4749" w14:paraId="2DAE9C6E" w14:textId="55E980D9">
      <w:pPr>
        <w:pStyle w:val="Normal"/>
        <w:suppressLineNumbers w:val="0"/>
        <w:bidi w:val="0"/>
        <w:spacing w:before="0" w:beforeAutospacing="off" w:after="160" w:afterAutospacing="off" w:line="279" w:lineRule="auto"/>
        <w:ind w:left="0" w:right="0"/>
        <w:jc w:val="left"/>
        <w:rPr>
          <w:b w:val="1"/>
          <w:bCs w:val="1"/>
        </w:rPr>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725"/>
      </w:tblGrid>
      <w:tr w:rsidR="6A7B4749" w:rsidTr="6A7B4749" w14:paraId="615D3A7E">
        <w:trPr>
          <w:trHeight w:val="4320"/>
        </w:trPr>
        <w:tc>
          <w:tcPr>
            <w:tcW w:w="7725" w:type="dxa"/>
            <w:tcMar/>
          </w:tcPr>
          <w:p w:rsidR="42E2494C" w:rsidP="6A7B4749" w:rsidRDefault="42E2494C" w14:paraId="6A836C9D" w14:textId="283F61AE">
            <w:pPr>
              <w:pStyle w:val="Normal"/>
            </w:pPr>
            <w:r w:rsidR="42E2494C">
              <w:drawing>
                <wp:inline wp14:editId="6A2C1F28" wp14:anchorId="59CCC919">
                  <wp:extent cx="4512945" cy="2688758"/>
                  <wp:effectExtent l="0" t="0" r="0" b="0"/>
                  <wp:docPr id="1901770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2683440" name="Picture 11626834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95960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12945" cy="2688758"/>
                          </a:xfrm>
                          <a:prstGeom xmlns:a="http://schemas.openxmlformats.org/drawingml/2006/main" prst="rect">
                            <a:avLst xmlns:a="http://schemas.openxmlformats.org/drawingml/2006/main"/>
                          </a:prstGeom>
                        </pic:spPr>
                      </pic:pic>
                    </a:graphicData>
                  </a:graphic>
                </wp:inline>
              </w:drawing>
            </w:r>
          </w:p>
        </w:tc>
      </w:tr>
    </w:tbl>
    <w:p w:rsidR="6A7B4749" w:rsidP="6A7B4749" w:rsidRDefault="6A7B4749" w14:paraId="16A9B36D" w14:textId="16FAF769">
      <w:pPr>
        <w:pStyle w:val="Normal"/>
        <w:bidi w:val="0"/>
        <w:spacing w:before="0" w:beforeAutospacing="off" w:after="160" w:afterAutospacing="off" w:line="279" w:lineRule="auto"/>
        <w:ind w:left="0" w:right="0"/>
        <w:jc w:val="left"/>
        <w:rPr>
          <w:b w:val="1"/>
          <w:bCs w:val="1"/>
        </w:rPr>
      </w:pPr>
    </w:p>
    <w:p w:rsidR="68B3513B" w:rsidP="6A7B4749" w:rsidRDefault="68B3513B" w14:paraId="6FC780E7" w14:textId="0C5E16B6">
      <w:pPr>
        <w:pStyle w:val="Normal"/>
        <w:bidi w:val="0"/>
        <w:spacing w:before="0" w:beforeAutospacing="off" w:after="160" w:afterAutospacing="off" w:line="279" w:lineRule="auto"/>
        <w:ind w:left="0" w:right="0"/>
        <w:jc w:val="left"/>
        <w:rPr>
          <w:b w:val="1"/>
          <w:bCs w:val="1"/>
        </w:rPr>
      </w:pPr>
      <w:r w:rsidRPr="6A7B4749" w:rsidR="68B3513B">
        <w:rPr>
          <w:b w:val="1"/>
          <w:bCs w:val="1"/>
        </w:rPr>
        <w:t xml:space="preserve">Occupational </w:t>
      </w:r>
      <w:commentRangeStart w:id="476088319"/>
      <w:commentRangeStart w:id="1072172021"/>
      <w:commentRangeStart w:id="1456257940"/>
      <w:r w:rsidRPr="6A7B4749" w:rsidR="68B3513B">
        <w:rPr>
          <w:b w:val="1"/>
          <w:bCs w:val="1"/>
        </w:rPr>
        <w:t>Structure</w:t>
      </w:r>
      <w:commentRangeEnd w:id="476088319"/>
      <w:r>
        <w:rPr>
          <w:rStyle w:val="CommentReference"/>
        </w:rPr>
        <w:commentReference w:id="476088319"/>
      </w:r>
      <w:commentRangeEnd w:id="1072172021"/>
      <w:r>
        <w:rPr>
          <w:rStyle w:val="CommentReference"/>
        </w:rPr>
        <w:commentReference w:id="1072172021"/>
      </w:r>
      <w:commentRangeEnd w:id="1456257940"/>
      <w:r>
        <w:rPr>
          <w:rStyle w:val="CommentReference"/>
        </w:rPr>
        <w:commentReference w:id="1456257940"/>
      </w:r>
    </w:p>
    <w:p w:rsidR="2C14D7C2" w:rsidP="6A7B4749" w:rsidRDefault="2C14D7C2" w14:paraId="3F19DCC9" w14:textId="578E0B17">
      <w:pPr>
        <w:pStyle w:val="Normal"/>
        <w:bidi w:val="0"/>
        <w:spacing w:after="160" w:afterAutospacing="off" w:line="276" w:lineRule="auto"/>
        <w:jc w:val="left"/>
        <w:rPr>
          <w:rFonts w:ascii="Aptos" w:hAnsi="Aptos" w:eastAsia="Aptos" w:cs="Aptos"/>
          <w:noProof w:val="0"/>
          <w:sz w:val="24"/>
          <w:szCs w:val="24"/>
          <w:lang w:val="en-US"/>
        </w:rPr>
      </w:pPr>
      <w:r w:rsidR="2C14D7C2">
        <w:rPr>
          <w:b w:val="0"/>
          <w:bCs w:val="0"/>
        </w:rPr>
        <w:t>The occupational distribution highlights how employment is spread across major sectors.</w:t>
      </w:r>
      <w:r w:rsidR="63E96CEA">
        <w:rPr>
          <w:b w:val="0"/>
          <w:bCs w:val="0"/>
        </w:rPr>
        <w:t xml:space="preserve"> In </w:t>
      </w:r>
      <w:r w:rsidRPr="6A7B4749" w:rsidR="63E96CEA">
        <w:rPr>
          <w:rFonts w:ascii="Aptos" w:hAnsi="Aptos"/>
          <w:noProof w:val="0"/>
          <w:sz w:val="24"/>
          <w:szCs w:val="24"/>
          <w:lang w:val="en-US"/>
        </w:rPr>
        <w:t>the Black Hills and ben</w:t>
      </w:r>
      <w:r w:rsidRPr="6A7B4749" w:rsidR="13C3F651">
        <w:rPr>
          <w:rFonts w:ascii="Aptos" w:hAnsi="Aptos"/>
          <w:noProof w:val="0"/>
          <w:sz w:val="24"/>
          <w:szCs w:val="24"/>
          <w:lang w:val="en-US"/>
        </w:rPr>
        <w:t xml:space="preserve">chmark </w:t>
      </w:r>
      <w:r w:rsidRPr="6A7B4749" w:rsidR="63E96CEA">
        <w:rPr>
          <w:rFonts w:ascii="Aptos" w:hAnsi="Aptos"/>
          <w:noProof w:val="0"/>
          <w:sz w:val="24"/>
          <w:szCs w:val="24"/>
          <w:lang w:val="en-US"/>
        </w:rPr>
        <w:t>region</w:t>
      </w:r>
      <w:ins w:author="Allison Ryan" w:date="2026-06-02T17:35:47.869Z" w16du:dateUtc="2026-06-02T17:35:47.869Z" w:id="2071057722">
        <w:r w:rsidRPr="6A7B4749" w:rsidR="0579C468">
          <w:rPr>
            <w:rFonts w:ascii="Aptos" w:hAnsi="Aptos"/>
            <w:noProof w:val="0"/>
            <w:sz w:val="24"/>
            <w:szCs w:val="24"/>
            <w:lang w:val="en-US"/>
          </w:rPr>
          <w:t>s</w:t>
        </w:r>
      </w:ins>
      <w:r w:rsidRPr="6A7B4749" w:rsidR="63E96CEA">
        <w:rPr>
          <w:rFonts w:ascii="Aptos" w:hAnsi="Aptos"/>
          <w:noProof w:val="0"/>
          <w:sz w:val="24"/>
          <w:szCs w:val="24"/>
          <w:lang w:val="en-US"/>
        </w:rPr>
        <w:t>, employment is distributed</w:t>
      </w:r>
      <w:r w:rsidRPr="6A7B4749" w:rsidR="542C2A2E">
        <w:rPr>
          <w:rFonts w:ascii="Aptos" w:hAnsi="Aptos"/>
          <w:noProof w:val="0"/>
          <w:sz w:val="24"/>
          <w:szCs w:val="24"/>
          <w:lang w:val="en-US"/>
        </w:rPr>
        <w:t xml:space="preserve"> across five major sectors which are: </w:t>
      </w:r>
      <w:r w:rsidRPr="6A7B4749" w:rsidR="542C2A2E">
        <w:rPr>
          <w:rFonts w:ascii="Aptos" w:hAnsi="Aptos" w:eastAsia="Aptos" w:cs="Aptos"/>
          <w:noProof w:val="0"/>
          <w:sz w:val="24"/>
          <w:szCs w:val="24"/>
          <w:lang w:val="en-US"/>
        </w:rPr>
        <w:t xml:space="preserve">Natural resources, construction, and maintenance; Production, transportation, and material moving; Service occupations; Sales and office </w:t>
      </w:r>
      <w:r w:rsidRPr="6A7B4749" w:rsidR="2F640EF5">
        <w:rPr>
          <w:rFonts w:ascii="Aptos" w:hAnsi="Aptos" w:eastAsia="Aptos" w:cs="Aptos"/>
          <w:noProof w:val="0"/>
          <w:sz w:val="24"/>
          <w:szCs w:val="24"/>
          <w:lang w:val="en-US"/>
        </w:rPr>
        <w:t>occupations</w:t>
      </w:r>
      <w:r w:rsidRPr="6A7B4749" w:rsidR="542C2A2E">
        <w:rPr>
          <w:rFonts w:ascii="Aptos" w:hAnsi="Aptos" w:eastAsia="Aptos" w:cs="Aptos"/>
          <w:noProof w:val="0"/>
          <w:sz w:val="24"/>
          <w:szCs w:val="24"/>
          <w:lang w:val="en-US"/>
        </w:rPr>
        <w:t>;</w:t>
      </w:r>
      <w:r w:rsidRPr="6A7B4749" w:rsidR="0C8D64F2">
        <w:rPr>
          <w:rFonts w:ascii="Aptos" w:hAnsi="Aptos" w:eastAsia="Aptos" w:cs="Aptos"/>
          <w:noProof w:val="0"/>
          <w:sz w:val="24"/>
          <w:szCs w:val="24"/>
          <w:lang w:val="en-US"/>
        </w:rPr>
        <w:t xml:space="preserve"> and</w:t>
      </w:r>
      <w:r w:rsidRPr="6A7B4749" w:rsidR="542C2A2E">
        <w:rPr>
          <w:rFonts w:ascii="Aptos" w:hAnsi="Aptos" w:eastAsia="Aptos" w:cs="Aptos"/>
          <w:noProof w:val="0"/>
          <w:sz w:val="24"/>
          <w:szCs w:val="24"/>
          <w:lang w:val="en-US"/>
        </w:rPr>
        <w:t xml:space="preserve"> Management, business, science, and arts occupations.</w:t>
      </w:r>
    </w:p>
    <w:p w:rsidR="274FB6D5" w:rsidP="6A7B4749" w:rsidRDefault="274FB6D5" w14:paraId="6B73211A" w14:textId="714F4E09">
      <w:pPr>
        <w:pStyle w:val="Normal"/>
        <w:bidi w:val="0"/>
        <w:spacing w:after="160" w:afterAutospacing="off" w:line="276" w:lineRule="auto"/>
        <w:jc w:val="left"/>
        <w:rPr>
          <w:rFonts w:ascii="Aptos" w:hAnsi="Aptos" w:eastAsia="Aptos" w:cs="Aptos"/>
          <w:noProof w:val="0"/>
          <w:sz w:val="24"/>
          <w:szCs w:val="24"/>
          <w:lang w:val="en-US"/>
        </w:rPr>
      </w:pPr>
      <w:r w:rsidRPr="6A7B4749" w:rsidR="274FB6D5">
        <w:rPr>
          <w:rFonts w:ascii="Aptos" w:hAnsi="Aptos" w:eastAsia="Aptos" w:cs="Aptos"/>
          <w:noProof w:val="0"/>
          <w:sz w:val="24"/>
          <w:szCs w:val="24"/>
          <w:lang w:val="en-US"/>
        </w:rPr>
        <w:t>The occupational distribution in the Black Hills</w:t>
      </w:r>
      <w:r w:rsidRPr="6A7B4749" w:rsidR="67A87F8C">
        <w:rPr>
          <w:rFonts w:ascii="Aptos" w:hAnsi="Aptos" w:eastAsia="Aptos" w:cs="Aptos"/>
          <w:noProof w:val="0"/>
          <w:sz w:val="24"/>
          <w:szCs w:val="24"/>
          <w:lang w:val="en-US"/>
        </w:rPr>
        <w:t xml:space="preserve"> and benchmark regions</w:t>
      </w:r>
      <w:r w:rsidRPr="6A7B4749" w:rsidR="274FB6D5">
        <w:rPr>
          <w:rFonts w:ascii="Aptos" w:hAnsi="Aptos" w:eastAsia="Aptos" w:cs="Aptos"/>
          <w:noProof w:val="0"/>
          <w:sz w:val="24"/>
          <w:szCs w:val="24"/>
          <w:lang w:val="en-US"/>
        </w:rPr>
        <w:t xml:space="preserve"> reflect notable representation in all five sectors.</w:t>
      </w:r>
      <w:r w:rsidRPr="6A7B4749" w:rsidR="17E2D89E">
        <w:rPr>
          <w:rFonts w:ascii="Aptos" w:hAnsi="Aptos" w:eastAsia="Aptos" w:cs="Aptos"/>
          <w:noProof w:val="0"/>
          <w:sz w:val="24"/>
          <w:szCs w:val="24"/>
          <w:lang w:val="en-US"/>
        </w:rPr>
        <w:t xml:space="preserve"> Although, c</w:t>
      </w:r>
      <w:r w:rsidRPr="6A7B4749" w:rsidR="0A4E5AB4">
        <w:rPr>
          <w:rFonts w:ascii="Aptos" w:hAnsi="Aptos" w:eastAsia="Aptos" w:cs="Aptos"/>
          <w:noProof w:val="0"/>
          <w:sz w:val="24"/>
          <w:szCs w:val="24"/>
          <w:lang w:val="en-US"/>
        </w:rPr>
        <w:t>ompared to benchmark regions</w:t>
      </w:r>
      <w:r w:rsidRPr="6A7B4749" w:rsidR="586CEB33">
        <w:rPr>
          <w:rFonts w:ascii="Aptos" w:hAnsi="Aptos" w:eastAsia="Aptos" w:cs="Aptos"/>
          <w:noProof w:val="0"/>
          <w:sz w:val="24"/>
          <w:szCs w:val="24"/>
          <w:lang w:val="en-US"/>
        </w:rPr>
        <w:t xml:space="preserve"> (Figure 3)</w:t>
      </w:r>
      <w:r w:rsidRPr="6A7B4749" w:rsidR="0A4E5AB4">
        <w:rPr>
          <w:rFonts w:ascii="Aptos" w:hAnsi="Aptos" w:eastAsia="Aptos" w:cs="Aptos"/>
          <w:noProof w:val="0"/>
          <w:sz w:val="24"/>
          <w:szCs w:val="24"/>
          <w:lang w:val="en-US"/>
        </w:rPr>
        <w:t xml:space="preserve">, the Black Hills shows a </w:t>
      </w:r>
      <w:r w:rsidRPr="6A7B4749" w:rsidR="150647B7">
        <w:rPr>
          <w:rFonts w:ascii="Aptos" w:hAnsi="Aptos" w:eastAsia="Aptos" w:cs="Aptos"/>
          <w:noProof w:val="0"/>
          <w:sz w:val="24"/>
          <w:szCs w:val="24"/>
          <w:lang w:val="en-US"/>
        </w:rPr>
        <w:t xml:space="preserve">slightly </w:t>
      </w:r>
      <w:r w:rsidRPr="6A7B4749" w:rsidR="0A4E5AB4">
        <w:rPr>
          <w:rFonts w:ascii="Aptos" w:hAnsi="Aptos" w:eastAsia="Aptos" w:cs="Aptos"/>
          <w:noProof w:val="0"/>
          <w:sz w:val="24"/>
          <w:szCs w:val="24"/>
          <w:lang w:val="en-US"/>
        </w:rPr>
        <w:t xml:space="preserve">higher concentration in </w:t>
      </w:r>
      <w:r w:rsidRPr="6A7B4749" w:rsidR="004483FB">
        <w:rPr>
          <w:rFonts w:ascii="Aptos" w:hAnsi="Aptos" w:eastAsia="Aptos" w:cs="Aptos"/>
          <w:noProof w:val="0"/>
          <w:sz w:val="24"/>
          <w:szCs w:val="24"/>
          <w:lang w:val="en-US"/>
        </w:rPr>
        <w:t xml:space="preserve">the natural </w:t>
      </w:r>
      <w:r w:rsidRPr="6A7B4749" w:rsidR="61A9C742">
        <w:rPr>
          <w:rFonts w:ascii="Aptos" w:hAnsi="Aptos" w:eastAsia="Aptos" w:cs="Aptos"/>
          <w:noProof w:val="0"/>
          <w:sz w:val="24"/>
          <w:szCs w:val="24"/>
          <w:lang w:val="en-US"/>
        </w:rPr>
        <w:t xml:space="preserve">resources, </w:t>
      </w:r>
      <w:r w:rsidRPr="6A7B4749" w:rsidR="61A9C742">
        <w:rPr>
          <w:rFonts w:ascii="Aptos" w:hAnsi="Aptos" w:eastAsia="Aptos" w:cs="Aptos"/>
          <w:noProof w:val="0"/>
          <w:sz w:val="24"/>
          <w:szCs w:val="24"/>
          <w:lang w:val="en-US"/>
        </w:rPr>
        <w:t>construction</w:t>
      </w:r>
      <w:r w:rsidRPr="6A7B4749" w:rsidR="61A9C742">
        <w:rPr>
          <w:rFonts w:ascii="Aptos" w:hAnsi="Aptos" w:eastAsia="Aptos" w:cs="Aptos"/>
          <w:noProof w:val="0"/>
          <w:sz w:val="24"/>
          <w:szCs w:val="24"/>
          <w:lang w:val="en-US"/>
        </w:rPr>
        <w:t xml:space="preserve"> and maintenance</w:t>
      </w:r>
      <w:r w:rsidRPr="6A7B4749" w:rsidR="0A4E5AB4">
        <w:rPr>
          <w:rFonts w:ascii="Aptos" w:hAnsi="Aptos" w:eastAsia="Aptos" w:cs="Aptos"/>
          <w:noProof w:val="0"/>
          <w:sz w:val="24"/>
          <w:szCs w:val="24"/>
          <w:lang w:val="en-US"/>
        </w:rPr>
        <w:t xml:space="preserve"> occupations</w:t>
      </w:r>
      <w:r w:rsidRPr="6A7B4749" w:rsidR="40D9E1FC">
        <w:rPr>
          <w:rFonts w:ascii="Aptos" w:hAnsi="Aptos" w:eastAsia="Aptos" w:cs="Aptos"/>
          <w:noProof w:val="0"/>
          <w:sz w:val="24"/>
          <w:szCs w:val="24"/>
          <w:lang w:val="en-US"/>
        </w:rPr>
        <w:t>,</w:t>
      </w:r>
      <w:r w:rsidRPr="6A7B4749" w:rsidR="1CB4527A">
        <w:rPr>
          <w:rFonts w:ascii="Aptos" w:hAnsi="Aptos" w:eastAsia="Aptos" w:cs="Aptos"/>
          <w:noProof w:val="0"/>
          <w:sz w:val="24"/>
          <w:szCs w:val="24"/>
          <w:lang w:val="en-US"/>
        </w:rPr>
        <w:t xml:space="preserve"> </w:t>
      </w:r>
      <w:r w:rsidRPr="6A7B4749" w:rsidR="7F995EE8">
        <w:rPr>
          <w:rFonts w:ascii="Aptos" w:hAnsi="Aptos" w:eastAsia="Aptos" w:cs="Aptos"/>
          <w:noProof w:val="0"/>
          <w:sz w:val="24"/>
          <w:szCs w:val="24"/>
          <w:lang w:val="en-US"/>
        </w:rPr>
        <w:t>with</w:t>
      </w:r>
      <w:r w:rsidRPr="6A7B4749" w:rsidR="1CB4527A">
        <w:rPr>
          <w:rFonts w:ascii="Aptos" w:hAnsi="Aptos" w:eastAsia="Aptos" w:cs="Aptos"/>
          <w:noProof w:val="0"/>
          <w:sz w:val="24"/>
          <w:szCs w:val="24"/>
          <w:lang w:val="en-US"/>
        </w:rPr>
        <w:t xml:space="preserve"> a slightly lower proportion</w:t>
      </w:r>
      <w:r w:rsidRPr="6A7B4749" w:rsidR="460CCC9C">
        <w:rPr>
          <w:rFonts w:ascii="Aptos" w:hAnsi="Aptos" w:eastAsia="Aptos" w:cs="Aptos"/>
          <w:noProof w:val="0"/>
          <w:sz w:val="24"/>
          <w:szCs w:val="24"/>
          <w:lang w:val="en-US"/>
        </w:rPr>
        <w:t xml:space="preserve"> of employment</w:t>
      </w:r>
      <w:r w:rsidRPr="6A7B4749" w:rsidR="1CB4527A">
        <w:rPr>
          <w:rFonts w:ascii="Aptos" w:hAnsi="Aptos" w:eastAsia="Aptos" w:cs="Aptos"/>
          <w:noProof w:val="0"/>
          <w:sz w:val="24"/>
          <w:szCs w:val="24"/>
          <w:lang w:val="en-US"/>
        </w:rPr>
        <w:t xml:space="preserve"> in the </w:t>
      </w:r>
      <w:r w:rsidRPr="6A7B4749" w:rsidR="44557556">
        <w:rPr>
          <w:rFonts w:ascii="Aptos" w:hAnsi="Aptos" w:eastAsia="Aptos" w:cs="Aptos"/>
          <w:noProof w:val="0"/>
          <w:sz w:val="24"/>
          <w:szCs w:val="24"/>
          <w:lang w:val="en-US"/>
        </w:rPr>
        <w:t>m</w:t>
      </w:r>
      <w:r w:rsidRPr="6A7B4749" w:rsidR="1CB4527A">
        <w:rPr>
          <w:rFonts w:ascii="Aptos" w:hAnsi="Aptos" w:eastAsia="Aptos" w:cs="Aptos"/>
          <w:noProof w:val="0"/>
          <w:sz w:val="24"/>
          <w:szCs w:val="24"/>
          <w:lang w:val="en-US"/>
        </w:rPr>
        <w:t>anagement, business, science, and arts occupations</w:t>
      </w:r>
      <w:r w:rsidRPr="6A7B4749" w:rsidR="287FBBB3">
        <w:rPr>
          <w:rFonts w:ascii="Aptos" w:hAnsi="Aptos" w:eastAsia="Aptos" w:cs="Aptos"/>
          <w:noProof w:val="0"/>
          <w:sz w:val="24"/>
          <w:szCs w:val="24"/>
          <w:lang w:val="en-US"/>
        </w:rPr>
        <w:t>, while the benchmark regions tend to have a slightly larger proportion of employment in management, business, science, and arts occupations.</w:t>
      </w:r>
    </w:p>
    <w:p w:rsidR="40C1EEAC" w:rsidP="6A7B4749" w:rsidRDefault="40C1EEAC" w14:paraId="027A4907" w14:textId="101A67F1">
      <w:pPr>
        <w:pStyle w:val="Normal"/>
        <w:suppressLineNumbers w:val="0"/>
        <w:bidi w:val="0"/>
        <w:spacing w:before="0" w:beforeAutospacing="off" w:after="160" w:afterAutospacing="off" w:line="276" w:lineRule="auto"/>
        <w:ind w:left="0" w:right="0"/>
        <w:jc w:val="left"/>
        <w:rPr>
          <w:rFonts w:ascii="Aptos" w:hAnsi="Aptos"/>
          <w:noProof w:val="0"/>
          <w:sz w:val="24"/>
          <w:szCs w:val="24"/>
          <w:lang w:val="en-US"/>
        </w:rPr>
      </w:pPr>
      <w:r w:rsidRPr="6A7B4749" w:rsidR="40C1EEAC">
        <w:rPr>
          <w:rFonts w:ascii="Aptos" w:hAnsi="Aptos" w:eastAsia="Aptos" w:cs="Aptos"/>
          <w:noProof w:val="0"/>
          <w:sz w:val="24"/>
          <w:szCs w:val="24"/>
          <w:lang w:val="en-US"/>
        </w:rPr>
        <w:t>However, t</w:t>
      </w:r>
      <w:r w:rsidRPr="6A7B4749" w:rsidR="26C4CB1F">
        <w:rPr>
          <w:rFonts w:ascii="Aptos" w:hAnsi="Aptos" w:eastAsia="Aptos" w:cs="Aptos"/>
          <w:noProof w:val="0"/>
          <w:sz w:val="24"/>
          <w:szCs w:val="24"/>
          <w:lang w:val="en-US"/>
        </w:rPr>
        <w:t>he</w:t>
      </w:r>
      <w:r w:rsidRPr="6A7B4749" w:rsidR="28AE90B1">
        <w:rPr>
          <w:rFonts w:ascii="Aptos" w:hAnsi="Aptos" w:eastAsia="Aptos" w:cs="Aptos"/>
          <w:noProof w:val="0"/>
          <w:sz w:val="24"/>
          <w:szCs w:val="24"/>
          <w:lang w:val="en-US"/>
        </w:rPr>
        <w:t xml:space="preserve"> general overview</w:t>
      </w:r>
      <w:r w:rsidRPr="6A7B4749" w:rsidR="26C4CB1F">
        <w:rPr>
          <w:rFonts w:ascii="Aptos" w:hAnsi="Aptos" w:eastAsia="Aptos" w:cs="Aptos"/>
          <w:noProof w:val="0"/>
          <w:sz w:val="24"/>
          <w:szCs w:val="24"/>
          <w:lang w:val="en-US"/>
        </w:rPr>
        <w:t xml:space="preserve"> </w:t>
      </w:r>
      <w:r w:rsidRPr="6A7B4749" w:rsidR="26C4CB1F">
        <w:rPr>
          <w:rFonts w:ascii="Aptos" w:hAnsi="Aptos"/>
          <w:noProof w:val="0"/>
          <w:sz w:val="24"/>
          <w:szCs w:val="24"/>
          <w:lang w:val="en-US"/>
        </w:rPr>
        <w:t>demonstrate</w:t>
      </w:r>
      <w:r w:rsidRPr="6A7B4749" w:rsidR="6E41B450">
        <w:rPr>
          <w:rFonts w:ascii="Aptos" w:hAnsi="Aptos"/>
          <w:noProof w:val="0"/>
          <w:sz w:val="24"/>
          <w:szCs w:val="24"/>
          <w:lang w:val="en-US"/>
        </w:rPr>
        <w:t>s</w:t>
      </w:r>
      <w:r w:rsidRPr="6A7B4749" w:rsidR="26C4CB1F">
        <w:rPr>
          <w:rFonts w:ascii="Aptos" w:hAnsi="Aptos"/>
          <w:noProof w:val="0"/>
          <w:sz w:val="24"/>
          <w:szCs w:val="24"/>
          <w:lang w:val="en-US"/>
        </w:rPr>
        <w:t xml:space="preserve"> </w:t>
      </w:r>
      <w:r w:rsidRPr="6A7B4749" w:rsidR="71D60757">
        <w:rPr>
          <w:rFonts w:ascii="Aptos" w:hAnsi="Aptos"/>
          <w:noProof w:val="0"/>
          <w:sz w:val="24"/>
          <w:szCs w:val="24"/>
          <w:lang w:val="en-US"/>
        </w:rPr>
        <w:t>comparable</w:t>
      </w:r>
      <w:r w:rsidRPr="6A7B4749" w:rsidR="42568303">
        <w:rPr>
          <w:rFonts w:ascii="Aptos" w:hAnsi="Aptos"/>
          <w:noProof w:val="0"/>
          <w:sz w:val="24"/>
          <w:szCs w:val="24"/>
          <w:lang w:val="en-US"/>
        </w:rPr>
        <w:t xml:space="preserve"> occupational distribution patterns across all regions. </w:t>
      </w:r>
    </w:p>
    <w:tbl>
      <w:tblPr>
        <w:tblStyle w:val="TableGrid"/>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00"/>
      </w:tblGrid>
      <w:tr w:rsidR="6A7B4749" w:rsidTr="6A7B4749" w14:paraId="02AF1490">
        <w:trPr>
          <w:trHeight w:val="6435"/>
        </w:trPr>
        <w:tc>
          <w:tcPr>
            <w:tcW w:w="7200" w:type="dxa"/>
            <w:tcMar/>
          </w:tcPr>
          <w:p w:rsidR="36CCDF84" w:rsidP="6A7B4749" w:rsidRDefault="36CCDF84" w14:paraId="7E10DD52" w14:textId="001AD20B">
            <w:pPr>
              <w:pStyle w:val="Normal"/>
              <w:bidi w:val="0"/>
              <w:ind w:left="-720" w:right="-1890"/>
            </w:pPr>
            <w:r w:rsidR="36CCDF84">
              <w:drawing>
                <wp:inline wp14:editId="4E603A7B" wp14:anchorId="70140380">
                  <wp:extent cx="4206240" cy="4047548"/>
                  <wp:effectExtent l="0" t="0" r="0" b="0"/>
                  <wp:docPr id="106710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8124224" name="Picture 17081242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007914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06240" cy="4047548"/>
                          </a:xfrm>
                          <a:prstGeom xmlns:a="http://schemas.openxmlformats.org/drawingml/2006/main" prst="rect">
                            <a:avLst xmlns:a="http://schemas.openxmlformats.org/drawingml/2006/main"/>
                          </a:prstGeom>
                        </pic:spPr>
                      </pic:pic>
                    </a:graphicData>
                  </a:graphic>
                </wp:inline>
              </w:drawing>
            </w:r>
          </w:p>
        </w:tc>
      </w:tr>
    </w:tbl>
    <w:p w:rsidR="6A7B4749" w:rsidP="6A7B4749" w:rsidRDefault="6A7B4749" w14:paraId="10CDEABA" w14:textId="2F4811CC">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p>
    <w:p w:rsidR="136EA4C2" w:rsidP="6A7B4749" w:rsidRDefault="136EA4C2" w14:paraId="0F8C2E2D" w14:textId="431DC4CC">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r w:rsidRPr="6A7B4749" w:rsidR="136EA4C2">
        <w:rPr>
          <w:rFonts w:ascii="Aptos" w:hAnsi="Aptos"/>
          <w:b w:val="1"/>
          <w:bCs w:val="1"/>
          <w:noProof w:val="0"/>
          <w:sz w:val="24"/>
          <w:szCs w:val="24"/>
          <w:lang w:val="en-US"/>
        </w:rPr>
        <w:t>Household Income Characteristics</w:t>
      </w:r>
    </w:p>
    <w:p w:rsidR="0BD7E143" w:rsidP="6A7B4749" w:rsidRDefault="0BD7E143" w14:paraId="3C31DFA4" w14:textId="53B58FAB">
      <w:pPr>
        <w:bidi w:val="0"/>
        <w:spacing w:after="160" w:afterAutospacing="off" w:line="276" w:lineRule="auto"/>
        <w:ind w:left="0"/>
        <w:jc w:val="left"/>
        <w:rPr>
          <w:rFonts w:ascii="Aptos" w:hAnsi="Aptos"/>
          <w:noProof w:val="0"/>
          <w:sz w:val="24"/>
          <w:szCs w:val="24"/>
          <w:lang w:val="en-US"/>
        </w:rPr>
      </w:pPr>
      <w:r w:rsidRPr="6A7B4749" w:rsidR="0BD7E143">
        <w:rPr>
          <w:rFonts w:ascii="Aptos" w:hAnsi="Aptos"/>
          <w:noProof w:val="0"/>
          <w:sz w:val="24"/>
          <w:szCs w:val="24"/>
          <w:lang w:val="en-US"/>
        </w:rPr>
        <w:t xml:space="preserve">The visualization of total households </w:t>
      </w:r>
      <w:r w:rsidRPr="6A7B4749" w:rsidR="6DF3B391">
        <w:rPr>
          <w:rFonts w:ascii="Aptos" w:hAnsi="Aptos"/>
          <w:noProof w:val="0"/>
          <w:sz w:val="24"/>
          <w:szCs w:val="24"/>
          <w:lang w:val="en-US"/>
        </w:rPr>
        <w:t xml:space="preserve">(Figure 4a) </w:t>
      </w:r>
      <w:r w:rsidRPr="6A7B4749" w:rsidR="2D7F1FF3">
        <w:rPr>
          <w:rFonts w:ascii="Aptos" w:hAnsi="Aptos"/>
          <w:noProof w:val="0"/>
          <w:sz w:val="24"/>
          <w:szCs w:val="24"/>
          <w:lang w:val="en-US"/>
        </w:rPr>
        <w:t>indicates</w:t>
      </w:r>
      <w:r w:rsidRPr="6A7B4749" w:rsidR="0BD7E143">
        <w:rPr>
          <w:rFonts w:ascii="Aptos" w:hAnsi="Aptos"/>
          <w:noProof w:val="0"/>
          <w:sz w:val="24"/>
          <w:szCs w:val="24"/>
          <w:lang w:val="en-US"/>
        </w:rPr>
        <w:t xml:space="preserve"> that the Black Hills has fewer households than</w:t>
      </w:r>
      <w:r w:rsidRPr="6A7B4749" w:rsidR="0E8BB505">
        <w:rPr>
          <w:rFonts w:ascii="Aptos" w:hAnsi="Aptos"/>
          <w:noProof w:val="0"/>
          <w:sz w:val="24"/>
          <w:szCs w:val="24"/>
          <w:lang w:val="en-US"/>
        </w:rPr>
        <w:t xml:space="preserve"> Sioux Falls</w:t>
      </w:r>
      <w:r w:rsidRPr="6A7B4749" w:rsidR="0BD7E143">
        <w:rPr>
          <w:rFonts w:ascii="Aptos" w:hAnsi="Aptos"/>
          <w:noProof w:val="0"/>
          <w:sz w:val="24"/>
          <w:szCs w:val="24"/>
          <w:lang w:val="en-US"/>
        </w:rPr>
        <w:t xml:space="preserve"> </w:t>
      </w:r>
      <w:r w:rsidRPr="6A7B4749" w:rsidR="3AAFB0C6">
        <w:rPr>
          <w:rFonts w:ascii="Aptos" w:hAnsi="Aptos"/>
          <w:noProof w:val="0"/>
          <w:sz w:val="24"/>
          <w:szCs w:val="24"/>
          <w:lang w:val="en-US"/>
        </w:rPr>
        <w:t xml:space="preserve">but higher than </w:t>
      </w:r>
      <w:r w:rsidRPr="6A7B4749" w:rsidR="5DE190D0">
        <w:rPr>
          <w:rFonts w:ascii="Aptos" w:hAnsi="Aptos"/>
          <w:noProof w:val="0"/>
          <w:sz w:val="24"/>
          <w:szCs w:val="24"/>
          <w:lang w:val="en-US"/>
        </w:rPr>
        <w:t xml:space="preserve">the </w:t>
      </w:r>
      <w:r w:rsidRPr="6A7B4749" w:rsidR="3AAFB0C6">
        <w:rPr>
          <w:rFonts w:ascii="Aptos" w:hAnsi="Aptos"/>
          <w:noProof w:val="0"/>
          <w:sz w:val="24"/>
          <w:szCs w:val="24"/>
          <w:lang w:val="en-US"/>
        </w:rPr>
        <w:t xml:space="preserve">other </w:t>
      </w:r>
      <w:r w:rsidRPr="6A7B4749" w:rsidR="0BD7E143">
        <w:rPr>
          <w:rFonts w:ascii="Aptos" w:hAnsi="Aptos"/>
          <w:noProof w:val="0"/>
          <w:sz w:val="24"/>
          <w:szCs w:val="24"/>
          <w:lang w:val="en-US"/>
        </w:rPr>
        <w:t xml:space="preserve">benchmark regions, </w:t>
      </w:r>
      <w:r w:rsidRPr="6A7B4749" w:rsidR="17E2A4ED">
        <w:rPr>
          <w:rFonts w:ascii="Aptos" w:hAnsi="Aptos"/>
          <w:noProof w:val="0"/>
          <w:sz w:val="24"/>
          <w:szCs w:val="24"/>
          <w:lang w:val="en-US"/>
        </w:rPr>
        <w:t xml:space="preserve">which is </w:t>
      </w:r>
      <w:r w:rsidRPr="6A7B4749" w:rsidR="0BD7E143">
        <w:rPr>
          <w:rFonts w:ascii="Aptos" w:hAnsi="Aptos"/>
          <w:noProof w:val="0"/>
          <w:sz w:val="24"/>
          <w:szCs w:val="24"/>
          <w:lang w:val="en-US"/>
        </w:rPr>
        <w:t xml:space="preserve">consistent with </w:t>
      </w:r>
      <w:r w:rsidRPr="6A7B4749" w:rsidR="62CB7B16">
        <w:rPr>
          <w:rFonts w:ascii="Aptos" w:hAnsi="Aptos"/>
          <w:noProof w:val="0"/>
          <w:sz w:val="24"/>
          <w:szCs w:val="24"/>
          <w:lang w:val="en-US"/>
        </w:rPr>
        <w:t>the</w:t>
      </w:r>
      <w:r w:rsidRPr="6A7B4749" w:rsidR="0BD7E143">
        <w:rPr>
          <w:rFonts w:ascii="Aptos" w:hAnsi="Aptos"/>
          <w:noProof w:val="0"/>
          <w:sz w:val="24"/>
          <w:szCs w:val="24"/>
          <w:lang w:val="en-US"/>
        </w:rPr>
        <w:t xml:space="preserve"> population size</w:t>
      </w:r>
      <w:r w:rsidRPr="6A7B4749" w:rsidR="2021E6CA">
        <w:rPr>
          <w:rFonts w:ascii="Aptos" w:hAnsi="Aptos"/>
          <w:noProof w:val="0"/>
          <w:sz w:val="24"/>
          <w:szCs w:val="24"/>
          <w:lang w:val="en-US"/>
        </w:rPr>
        <w:t xml:space="preserve"> </w:t>
      </w:r>
      <w:r w:rsidRPr="6A7B4749" w:rsidR="188FEC80">
        <w:rPr>
          <w:rFonts w:ascii="Aptos" w:hAnsi="Aptos"/>
          <w:noProof w:val="0"/>
          <w:sz w:val="24"/>
          <w:szCs w:val="24"/>
          <w:lang w:val="en-US"/>
        </w:rPr>
        <w:t xml:space="preserve">visualization </w:t>
      </w:r>
      <w:r w:rsidRPr="6A7B4749" w:rsidR="2021E6CA">
        <w:rPr>
          <w:rFonts w:ascii="Aptos" w:hAnsi="Aptos"/>
          <w:noProof w:val="0"/>
          <w:sz w:val="24"/>
          <w:szCs w:val="24"/>
          <w:lang w:val="en-US"/>
        </w:rPr>
        <w:t>(Figure 1a)</w:t>
      </w:r>
      <w:r w:rsidRPr="6A7B4749" w:rsidR="0BD7E143">
        <w:rPr>
          <w:rFonts w:ascii="Aptos" w:hAnsi="Aptos"/>
          <w:noProof w:val="0"/>
          <w:sz w:val="24"/>
          <w:szCs w:val="24"/>
          <w:lang w:val="en-US"/>
        </w:rPr>
        <w:t xml:space="preserve">. </w:t>
      </w:r>
    </w:p>
    <w:p w:rsidR="2703F577" w:rsidP="6A7B4749" w:rsidRDefault="2703F577" w14:paraId="00B7C15C" w14:textId="42958549">
      <w:pPr>
        <w:bidi w:val="0"/>
        <w:spacing w:after="160" w:afterAutospacing="off" w:line="276" w:lineRule="auto"/>
        <w:ind w:left="0"/>
        <w:jc w:val="left"/>
        <w:rPr>
          <w:rFonts w:ascii="Aptos" w:hAnsi="Aptos"/>
          <w:noProof w:val="0"/>
          <w:sz w:val="24"/>
          <w:szCs w:val="24"/>
          <w:lang w:val="en-US"/>
        </w:rPr>
      </w:pPr>
      <w:r w:rsidRPr="6A7B4749" w:rsidR="2703F577">
        <w:rPr>
          <w:rFonts w:ascii="Aptos" w:hAnsi="Aptos"/>
          <w:noProof w:val="0"/>
          <w:sz w:val="24"/>
          <w:szCs w:val="24"/>
          <w:lang w:val="en-US"/>
        </w:rPr>
        <w:t xml:space="preserve">A notable feature is the presence of households with retirement income, which </w:t>
      </w:r>
      <w:r w:rsidRPr="6A7B4749" w:rsidR="2703F577">
        <w:rPr>
          <w:rFonts w:ascii="Aptos" w:hAnsi="Aptos"/>
          <w:noProof w:val="0"/>
          <w:sz w:val="24"/>
          <w:szCs w:val="24"/>
          <w:lang w:val="en-US"/>
        </w:rPr>
        <w:t>constitutes</w:t>
      </w:r>
      <w:r w:rsidRPr="6A7B4749" w:rsidR="2703F577">
        <w:rPr>
          <w:rFonts w:ascii="Aptos" w:hAnsi="Aptos"/>
          <w:noProof w:val="0"/>
          <w:sz w:val="24"/>
          <w:szCs w:val="24"/>
          <w:lang w:val="en-US"/>
        </w:rPr>
        <w:t xml:space="preserve"> an important segment of the population</w:t>
      </w:r>
      <w:r w:rsidRPr="6A7B4749" w:rsidR="1487CC46">
        <w:rPr>
          <w:rFonts w:ascii="Aptos" w:hAnsi="Aptos"/>
          <w:noProof w:val="0"/>
          <w:sz w:val="24"/>
          <w:szCs w:val="24"/>
          <w:lang w:val="en-US"/>
        </w:rPr>
        <w:t xml:space="preserve"> (Figure 4b)</w:t>
      </w:r>
      <w:r w:rsidRPr="6A7B4749" w:rsidR="2703F577">
        <w:rPr>
          <w:rFonts w:ascii="Aptos" w:hAnsi="Aptos"/>
          <w:noProof w:val="0"/>
          <w:sz w:val="24"/>
          <w:szCs w:val="24"/>
          <w:lang w:val="en-US"/>
        </w:rPr>
        <w:t xml:space="preserve">. </w:t>
      </w:r>
      <w:r w:rsidRPr="6A7B4749" w:rsidR="0BD7E143">
        <w:rPr>
          <w:rFonts w:ascii="Aptos" w:hAnsi="Aptos"/>
          <w:noProof w:val="0"/>
          <w:sz w:val="24"/>
          <w:szCs w:val="24"/>
          <w:lang w:val="en-US"/>
        </w:rPr>
        <w:t>The Black Hills shows a measurable share of households receiving retirement income, suggesting the presence of an older or retired population segment</w:t>
      </w:r>
      <w:r w:rsidRPr="6A7B4749" w:rsidR="7384D881">
        <w:rPr>
          <w:rFonts w:ascii="Aptos" w:hAnsi="Aptos"/>
          <w:noProof w:val="0"/>
          <w:sz w:val="24"/>
          <w:szCs w:val="24"/>
          <w:lang w:val="en-US"/>
        </w:rPr>
        <w:t xml:space="preserve"> </w:t>
      </w:r>
      <w:r w:rsidRPr="6A7B4749" w:rsidR="621587C3">
        <w:rPr>
          <w:rFonts w:ascii="Aptos" w:hAnsi="Aptos"/>
          <w:noProof w:val="0"/>
          <w:sz w:val="24"/>
          <w:szCs w:val="24"/>
          <w:lang w:val="en-US"/>
        </w:rPr>
        <w:t>(Figure 4c)</w:t>
      </w:r>
      <w:r w:rsidRPr="6A7B4749" w:rsidR="0BD7E143">
        <w:rPr>
          <w:rFonts w:ascii="Aptos" w:hAnsi="Aptos"/>
          <w:noProof w:val="0"/>
          <w:sz w:val="24"/>
          <w:szCs w:val="24"/>
          <w:lang w:val="en-US"/>
        </w:rPr>
        <w:t>.</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185"/>
      </w:tblGrid>
      <w:tr w:rsidR="6A7B4749" w:rsidTr="6A7B4749" w14:paraId="44256CC4">
        <w:trPr>
          <w:trHeight w:val="4305"/>
        </w:trPr>
        <w:tc>
          <w:tcPr>
            <w:tcW w:w="7185" w:type="dxa"/>
            <w:tcMar/>
          </w:tcPr>
          <w:p w:rsidR="47668FE4" w:rsidP="6A7B4749" w:rsidRDefault="47668FE4" w14:paraId="64E2822F" w14:textId="7242AE47">
            <w:pPr>
              <w:pStyle w:val="Normal"/>
              <w:bidi w:val="0"/>
              <w:ind w:right="-90"/>
              <w:jc w:val="left"/>
            </w:pPr>
            <w:r w:rsidR="47668FE4">
              <w:drawing>
                <wp:inline wp14:editId="70D5B47C" wp14:anchorId="124D8237">
                  <wp:extent cx="4197477" cy="2645397"/>
                  <wp:effectExtent l="0" t="0" r="0" b="0"/>
                  <wp:docPr id="97472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4720280" name="Picture 9747202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269972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197477" cy="2645397"/>
                          </a:xfrm>
                          <a:prstGeom xmlns:a="http://schemas.openxmlformats.org/drawingml/2006/main" prst="rect">
                            <a:avLst xmlns:a="http://schemas.openxmlformats.org/drawingml/2006/main"/>
                          </a:prstGeom>
                        </pic:spPr>
                      </pic:pic>
                    </a:graphicData>
                  </a:graphic>
                </wp:inline>
              </w:drawing>
            </w:r>
          </w:p>
        </w:tc>
      </w:tr>
    </w:tbl>
    <w:p w:rsidR="6A7B4749" w:rsidP="6A7B4749" w:rsidRDefault="6A7B4749" w14:paraId="582DA852" w14:textId="7E9903D9">
      <w:pPr>
        <w:pStyle w:val="Normal"/>
        <w:suppressLineNumbers w:val="0"/>
        <w:bidi w:val="0"/>
        <w:spacing w:before="0" w:beforeAutospacing="off" w:after="160" w:afterAutospacing="off" w:line="276" w:lineRule="auto"/>
        <w:ind w:left="0" w:right="0"/>
        <w:jc w:val="left"/>
      </w:pP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9360"/>
      </w:tblGrid>
      <w:tr w:rsidR="6A7B4749" w:rsidTr="6A7B4749" w14:paraId="1F7E55AB">
        <w:trPr>
          <w:trHeight w:val="4950"/>
        </w:trPr>
        <w:tc>
          <w:tcPr>
            <w:tcW w:w="9360" w:type="dxa"/>
            <w:tcMar/>
          </w:tcPr>
          <w:p w:rsidR="1EA2AA23" w:rsidP="6A7B4749" w:rsidRDefault="1EA2AA23" w14:paraId="6B3D6DDB" w14:textId="6E25A16D">
            <w:pPr>
              <w:pStyle w:val="Normal"/>
            </w:pPr>
            <w:r w:rsidR="1EA2AA23">
              <w:drawing>
                <wp:inline wp14:editId="776C8513" wp14:anchorId="33EEAA56">
                  <wp:extent cx="4486900" cy="3057525"/>
                  <wp:effectExtent l="0" t="0" r="0" b="0"/>
                  <wp:docPr id="1733627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36828078" name="Picture 10368280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295158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86900" cy="3057525"/>
                          </a:xfrm>
                          <a:prstGeom xmlns:a="http://schemas.openxmlformats.org/drawingml/2006/main" prst="rect">
                            <a:avLst xmlns:a="http://schemas.openxmlformats.org/drawingml/2006/main"/>
                          </a:prstGeom>
                        </pic:spPr>
                      </pic:pic>
                    </a:graphicData>
                  </a:graphic>
                </wp:inline>
              </w:drawing>
            </w:r>
          </w:p>
        </w:tc>
      </w:tr>
    </w:tbl>
    <w:p w:rsidR="5B647F39" w:rsidP="6A7B4749" w:rsidRDefault="5B647F39" w14:paraId="73869455" w14:textId="5FC98E20">
      <w:pPr>
        <w:pStyle w:val="Normal"/>
        <w:bidi w:val="0"/>
        <w:spacing w:before="0" w:beforeAutospacing="off" w:after="160" w:afterAutospacing="off" w:line="276" w:lineRule="auto"/>
        <w:ind w:left="0" w:right="0"/>
        <w:jc w:val="left"/>
      </w:pPr>
      <w:r w:rsidR="5B647F39">
        <w:drawing>
          <wp:inline wp14:editId="3EB19F24" wp14:anchorId="12A656F2">
            <wp:extent cx="4537912" cy="2746911"/>
            <wp:effectExtent l="0" t="0" r="0" b="0"/>
            <wp:docPr id="18360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41036" name="Picture 161641036"/>
                    <pic:cNvPicPr/>
                  </pic:nvPicPr>
                  <pic:blipFill>
                    <a:blip xmlns:r="http://schemas.openxmlformats.org/officeDocument/2006/relationships" r:embed="rId165327156">
                      <a:extLst>
                        <a:ext uri="{28A0092B-C50C-407E-A947-70E740481C1C}">
                          <a14:useLocalDpi xmlns:a14="http://schemas.microsoft.com/office/drawing/2010/main"/>
                        </a:ext>
                      </a:extLst>
                    </a:blip>
                    <a:stretch>
                      <a:fillRect/>
                    </a:stretch>
                  </pic:blipFill>
                  <pic:spPr>
                    <a:xfrm rot="0">
                      <a:off x="0" y="0"/>
                      <a:ext cx="4537912" cy="2746911"/>
                    </a:xfrm>
                    <a:prstGeom prst="rect">
                      <a:avLst/>
                    </a:prstGeom>
                  </pic:spPr>
                </pic:pic>
              </a:graphicData>
            </a:graphic>
          </wp:inline>
        </w:drawing>
      </w:r>
    </w:p>
    <w:p w:rsidR="6A7B4749" w:rsidP="6A7B4749" w:rsidRDefault="6A7B4749" w14:paraId="0F1DAF3C" w14:textId="061CA4CA">
      <w:pPr>
        <w:pStyle w:val="Normal"/>
        <w:bidi w:val="0"/>
        <w:spacing w:before="0" w:beforeAutospacing="off" w:after="160" w:afterAutospacing="off" w:line="279" w:lineRule="auto"/>
        <w:ind w:left="0" w:right="0"/>
        <w:jc w:val="left"/>
        <w:rPr>
          <w:rFonts w:ascii="Aptos" w:hAnsi="Aptos"/>
          <w:noProof w:val="0"/>
          <w:sz w:val="24"/>
          <w:szCs w:val="24"/>
          <w:lang w:val="en-US"/>
        </w:rPr>
      </w:pPr>
    </w:p>
    <w:p w:rsidR="4A3B1ACF" w:rsidP="6A7B4749" w:rsidRDefault="4A3B1ACF" w14:paraId="28995597" w14:textId="40018C41">
      <w:pPr>
        <w:bidi w:val="0"/>
        <w:spacing w:before="0" w:beforeAutospacing="off" w:after="160" w:afterAutospacing="off" w:line="279" w:lineRule="auto"/>
        <w:ind w:left="0" w:right="0"/>
        <w:jc w:val="left"/>
        <w:rPr>
          <w:rFonts w:ascii="Aptos" w:hAnsi="Aptos"/>
          <w:b w:val="1"/>
          <w:bCs w:val="1"/>
          <w:noProof w:val="0"/>
          <w:sz w:val="24"/>
          <w:szCs w:val="24"/>
          <w:lang w:val="en-US"/>
        </w:rPr>
      </w:pPr>
      <w:r w:rsidRPr="6A7B4749" w:rsidR="4A3B1ACF">
        <w:rPr>
          <w:rFonts w:ascii="Aptos" w:hAnsi="Aptos"/>
          <w:b w:val="1"/>
          <w:bCs w:val="1"/>
          <w:noProof w:val="0"/>
          <w:sz w:val="24"/>
          <w:szCs w:val="24"/>
          <w:lang w:val="en-US"/>
        </w:rPr>
        <w:t>Income Distribution</w:t>
      </w:r>
    </w:p>
    <w:p w:rsidR="4A3B1ACF" w:rsidP="6A7B4749" w:rsidRDefault="4A3B1ACF" w14:paraId="02234584" w14:textId="781B729A">
      <w:pPr>
        <w:pStyle w:val="Normal"/>
        <w:bidi w:val="0"/>
        <w:spacing w:before="0" w:beforeAutospacing="off" w:after="160" w:afterAutospacing="off" w:line="279" w:lineRule="auto"/>
        <w:ind w:left="0" w:right="0"/>
        <w:jc w:val="left"/>
        <w:rPr>
          <w:rFonts w:ascii="Aptos" w:hAnsi="Aptos"/>
          <w:noProof w:val="0"/>
          <w:sz w:val="24"/>
          <w:szCs w:val="24"/>
          <w:lang w:val="en-US"/>
        </w:rPr>
      </w:pPr>
      <w:r w:rsidRPr="6A7B4749" w:rsidR="4A3B1ACF">
        <w:rPr>
          <w:rFonts w:ascii="Aptos" w:hAnsi="Aptos"/>
          <w:noProof w:val="0"/>
          <w:sz w:val="24"/>
          <w:szCs w:val="24"/>
          <w:lang w:val="en-US"/>
        </w:rPr>
        <w:t xml:space="preserve">Household income distribution is divided into three categories: low (&lt;$50,000), middle ($50,000–$149,000), and high ($150,000+) income. </w:t>
      </w:r>
      <w:r w:rsidRPr="6A7B4749" w:rsidR="3AEB81F0">
        <w:rPr>
          <w:rFonts w:ascii="Aptos" w:hAnsi="Aptos"/>
          <w:noProof w:val="0"/>
          <w:sz w:val="24"/>
          <w:szCs w:val="24"/>
          <w:lang w:val="en-US"/>
        </w:rPr>
        <w:t>Although the Black Hills region tends to reflect a slightly lower share in the high-income category</w:t>
      </w:r>
      <w:r w:rsidRPr="6A7B4749" w:rsidR="0FB09A1C">
        <w:rPr>
          <w:rFonts w:ascii="Aptos" w:hAnsi="Aptos"/>
          <w:noProof w:val="0"/>
          <w:sz w:val="24"/>
          <w:szCs w:val="24"/>
          <w:lang w:val="en-US"/>
        </w:rPr>
        <w:t xml:space="preserve">, </w:t>
      </w:r>
      <w:r w:rsidRPr="6A7B4749" w:rsidR="0FB09A1C">
        <w:rPr>
          <w:rFonts w:ascii="Aptos" w:hAnsi="Aptos" w:eastAsia="Aptos" w:cs="Aptos"/>
          <w:noProof w:val="0"/>
          <w:sz w:val="24"/>
          <w:szCs w:val="24"/>
          <w:lang w:val="en-US"/>
        </w:rPr>
        <w:t>the general h</w:t>
      </w:r>
      <w:r w:rsidRPr="6A7B4749" w:rsidR="0FB09A1C">
        <w:rPr>
          <w:rFonts w:ascii="Aptos" w:hAnsi="Aptos"/>
          <w:noProof w:val="0"/>
          <w:sz w:val="24"/>
          <w:szCs w:val="24"/>
          <w:lang w:val="en-US"/>
        </w:rPr>
        <w:t>ousehold income distribution</w:t>
      </w:r>
      <w:r w:rsidRPr="6A7B4749" w:rsidR="0FB09A1C">
        <w:rPr>
          <w:rFonts w:ascii="Aptos" w:hAnsi="Aptos" w:eastAsia="Aptos" w:cs="Aptos"/>
          <w:noProof w:val="0"/>
          <w:sz w:val="24"/>
          <w:szCs w:val="24"/>
          <w:lang w:val="en-US"/>
        </w:rPr>
        <w:t xml:space="preserve"> overview </w:t>
      </w:r>
      <w:r w:rsidRPr="6A7B4749" w:rsidR="0FB09A1C">
        <w:rPr>
          <w:rFonts w:ascii="Aptos" w:hAnsi="Aptos"/>
          <w:noProof w:val="0"/>
          <w:sz w:val="24"/>
          <w:szCs w:val="24"/>
          <w:lang w:val="en-US"/>
        </w:rPr>
        <w:t>demonstrates</w:t>
      </w:r>
      <w:r w:rsidRPr="6A7B4749" w:rsidR="0FB09A1C">
        <w:rPr>
          <w:rFonts w:ascii="Aptos" w:hAnsi="Aptos"/>
          <w:noProof w:val="0"/>
          <w:sz w:val="24"/>
          <w:szCs w:val="24"/>
          <w:lang w:val="en-US"/>
        </w:rPr>
        <w:t xml:space="preserve"> comparable </w:t>
      </w:r>
      <w:r w:rsidRPr="6A7B4749" w:rsidR="3D9E767A">
        <w:rPr>
          <w:rFonts w:ascii="Aptos" w:hAnsi="Aptos"/>
          <w:noProof w:val="0"/>
          <w:sz w:val="24"/>
          <w:szCs w:val="24"/>
          <w:lang w:val="en-US"/>
        </w:rPr>
        <w:t>income</w:t>
      </w:r>
      <w:r w:rsidRPr="6A7B4749" w:rsidR="0FB09A1C">
        <w:rPr>
          <w:rFonts w:ascii="Aptos" w:hAnsi="Aptos"/>
          <w:noProof w:val="0"/>
          <w:sz w:val="24"/>
          <w:szCs w:val="24"/>
          <w:lang w:val="en-US"/>
        </w:rPr>
        <w:t xml:space="preserve"> distribution patterns across all regions</w:t>
      </w:r>
      <w:r w:rsidRPr="6A7B4749" w:rsidR="7B31E4FF">
        <w:rPr>
          <w:rFonts w:ascii="Aptos" w:hAnsi="Aptos"/>
          <w:noProof w:val="0"/>
          <w:sz w:val="24"/>
          <w:szCs w:val="24"/>
          <w:lang w:val="en-US"/>
        </w:rPr>
        <w:t xml:space="preserve"> (Figure 5a)</w:t>
      </w:r>
      <w:r w:rsidRPr="6A7B4749" w:rsidR="0FB09A1C">
        <w:rPr>
          <w:rFonts w:ascii="Aptos" w:hAnsi="Aptos"/>
          <w:noProof w:val="0"/>
          <w:sz w:val="24"/>
          <w:szCs w:val="24"/>
          <w:lang w:val="en-US"/>
        </w:rPr>
        <w:t xml:space="preserve">. </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60"/>
      </w:tblGrid>
      <w:tr w:rsidR="6A7B4749" w:rsidTr="6A7B4749" w14:paraId="5610AB85">
        <w:trPr>
          <w:trHeight w:val="5175"/>
        </w:trPr>
        <w:tc>
          <w:tcPr>
            <w:tcW w:w="7260" w:type="dxa"/>
            <w:tcMar/>
          </w:tcPr>
          <w:p w:rsidR="6BC1D870" w:rsidP="6A7B4749" w:rsidRDefault="6BC1D870" w14:paraId="32AC50BA" w14:textId="478EC25F">
            <w:pPr>
              <w:pStyle w:val="Normal"/>
            </w:pPr>
            <w:r w:rsidR="6BC1D870">
              <w:drawing>
                <wp:inline wp14:editId="082526F8" wp14:anchorId="776ED631">
                  <wp:extent cx="4241292" cy="3472965"/>
                  <wp:effectExtent l="0" t="0" r="0" b="0"/>
                  <wp:docPr id="123712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7127731" name="Picture 12371277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21587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41292" cy="3472965"/>
                          </a:xfrm>
                          <a:prstGeom xmlns:a="http://schemas.openxmlformats.org/drawingml/2006/main" prst="rect">
                            <a:avLst xmlns:a="http://schemas.openxmlformats.org/drawingml/2006/main"/>
                          </a:prstGeom>
                        </pic:spPr>
                      </pic:pic>
                    </a:graphicData>
                  </a:graphic>
                </wp:inline>
              </w:drawing>
            </w:r>
          </w:p>
        </w:tc>
      </w:tr>
    </w:tbl>
    <w:p w:rsidR="5FD75D88" w:rsidP="6A7B4749" w:rsidRDefault="5FD75D88" w14:paraId="454C4AA6" w14:textId="365A56D3">
      <w:pPr>
        <w:pStyle w:val="Normal"/>
        <w:suppressLineNumbers w:val="0"/>
        <w:bidi w:val="0"/>
        <w:spacing w:before="0" w:beforeAutospacing="off" w:after="160" w:afterAutospacing="off" w:line="279" w:lineRule="auto"/>
        <w:ind w:left="0" w:right="0"/>
        <w:jc w:val="left"/>
        <w:rPr>
          <w:rFonts w:ascii="Aptos" w:hAnsi="Aptos"/>
          <w:b w:val="1"/>
          <w:bCs w:val="1"/>
          <w:noProof w:val="0"/>
          <w:sz w:val="24"/>
          <w:szCs w:val="24"/>
          <w:lang w:val="en-US"/>
        </w:rPr>
      </w:pPr>
      <w:r w:rsidRPr="6A7B4749" w:rsidR="5FD75D88">
        <w:rPr>
          <w:rFonts w:ascii="Aptos" w:hAnsi="Aptos"/>
          <w:b w:val="1"/>
          <w:bCs w:val="1"/>
          <w:noProof w:val="0"/>
          <w:sz w:val="24"/>
          <w:szCs w:val="24"/>
          <w:lang w:val="en-US"/>
        </w:rPr>
        <w:t>Average Household Income</w:t>
      </w:r>
    </w:p>
    <w:p w:rsidR="5FD75D88" w:rsidP="6A7B4749" w:rsidRDefault="5FD75D88" w14:paraId="1117EA8C" w14:textId="7B396B5B">
      <w:pPr>
        <w:bidi w:val="0"/>
        <w:spacing w:before="0" w:beforeAutospacing="off" w:after="160" w:afterAutospacing="off" w:line="279" w:lineRule="auto"/>
        <w:ind w:left="0" w:right="0"/>
        <w:jc w:val="left"/>
        <w:rPr>
          <w:rFonts w:ascii="Aptos" w:hAnsi="Aptos"/>
          <w:noProof w:val="0"/>
          <w:sz w:val="24"/>
          <w:szCs w:val="24"/>
          <w:lang w:val="en-US"/>
        </w:rPr>
      </w:pPr>
      <w:r w:rsidRPr="6A7B4749" w:rsidR="5FD75D88">
        <w:rPr>
          <w:rFonts w:ascii="Aptos" w:hAnsi="Aptos"/>
          <w:noProof w:val="0"/>
          <w:sz w:val="24"/>
          <w:szCs w:val="24"/>
          <w:lang w:val="en-US"/>
        </w:rPr>
        <w:t xml:space="preserve">Average household income in the Black Hills, adjusted for inflation, provides a key indicator of overall economic well-being. While the </w:t>
      </w:r>
      <w:r w:rsidRPr="6A7B4749" w:rsidR="35C708B5">
        <w:rPr>
          <w:rFonts w:ascii="Aptos" w:hAnsi="Aptos"/>
          <w:noProof w:val="0"/>
          <w:sz w:val="24"/>
          <w:szCs w:val="24"/>
          <w:lang w:val="en-US"/>
        </w:rPr>
        <w:t xml:space="preserve">Black Hills </w:t>
      </w:r>
      <w:r w:rsidRPr="6A7B4749" w:rsidR="5FD75D88">
        <w:rPr>
          <w:rFonts w:ascii="Aptos" w:hAnsi="Aptos"/>
          <w:noProof w:val="0"/>
          <w:sz w:val="24"/>
          <w:szCs w:val="24"/>
          <w:lang w:val="en-US"/>
        </w:rPr>
        <w:t xml:space="preserve">region </w:t>
      </w:r>
      <w:r w:rsidRPr="6A7B4749" w:rsidR="5FD75D88">
        <w:rPr>
          <w:rFonts w:ascii="Aptos" w:hAnsi="Aptos"/>
          <w:noProof w:val="0"/>
          <w:sz w:val="24"/>
          <w:szCs w:val="24"/>
          <w:lang w:val="en-US"/>
        </w:rPr>
        <w:t>demonstrates</w:t>
      </w:r>
      <w:r w:rsidRPr="6A7B4749" w:rsidR="5FD75D88">
        <w:rPr>
          <w:rFonts w:ascii="Aptos" w:hAnsi="Aptos"/>
          <w:noProof w:val="0"/>
          <w:sz w:val="24"/>
          <w:szCs w:val="24"/>
          <w:lang w:val="en-US"/>
        </w:rPr>
        <w:t xml:space="preserve"> stable income levels, benchmark regions report </w:t>
      </w:r>
      <w:r w:rsidRPr="6A7B4749" w:rsidR="572CA49A">
        <w:rPr>
          <w:rFonts w:ascii="Aptos" w:hAnsi="Aptos"/>
          <w:noProof w:val="0"/>
          <w:sz w:val="24"/>
          <w:szCs w:val="24"/>
          <w:lang w:val="en-US"/>
        </w:rPr>
        <w:t xml:space="preserve">slightly </w:t>
      </w:r>
      <w:r w:rsidRPr="6A7B4749" w:rsidR="5FD75D88">
        <w:rPr>
          <w:rFonts w:ascii="Aptos" w:hAnsi="Aptos"/>
          <w:noProof w:val="0"/>
          <w:sz w:val="24"/>
          <w:szCs w:val="24"/>
          <w:lang w:val="en-US"/>
        </w:rPr>
        <w:t>higher average household incomes</w:t>
      </w:r>
      <w:r w:rsidRPr="6A7B4749" w:rsidR="703BEEFC">
        <w:rPr>
          <w:rFonts w:ascii="Aptos" w:hAnsi="Aptos"/>
          <w:noProof w:val="0"/>
          <w:sz w:val="24"/>
          <w:szCs w:val="24"/>
          <w:lang w:val="en-US"/>
        </w:rPr>
        <w:t xml:space="preserve"> (Figure 5b)</w:t>
      </w:r>
      <w:r w:rsidRPr="6A7B4749" w:rsidR="5FD75D88">
        <w:rPr>
          <w:rFonts w:ascii="Aptos" w:hAnsi="Aptos"/>
          <w:noProof w:val="0"/>
          <w:sz w:val="24"/>
          <w:szCs w:val="24"/>
          <w:lang w:val="en-US"/>
        </w:rPr>
        <w:t xml:space="preserve">. This disparity may suggest a comparatively smaller pool of high-capacity donors in the Black Hills </w:t>
      </w:r>
      <w:commentRangeStart w:id="1151599603"/>
      <w:r w:rsidRPr="6A7B4749" w:rsidR="5FD75D88">
        <w:rPr>
          <w:rFonts w:ascii="Aptos" w:hAnsi="Aptos"/>
          <w:noProof w:val="0"/>
          <w:sz w:val="24"/>
          <w:szCs w:val="24"/>
          <w:lang w:val="en-US"/>
        </w:rPr>
        <w:t>region</w:t>
      </w:r>
      <w:commentRangeEnd w:id="1151599603"/>
      <w:r>
        <w:rPr>
          <w:rStyle w:val="CommentReference"/>
        </w:rPr>
        <w:commentReference w:id="1151599603"/>
      </w:r>
      <w:r w:rsidRPr="6A7B4749" w:rsidR="5FD75D88">
        <w:rPr>
          <w:rFonts w:ascii="Aptos" w:hAnsi="Aptos"/>
          <w:noProof w:val="0"/>
          <w:sz w:val="24"/>
          <w:szCs w:val="24"/>
          <w:lang w:val="en-US"/>
        </w:rPr>
        <w:t>.</w:t>
      </w:r>
    </w:p>
    <w:p w:rsidR="0C9C09B3" w:rsidP="6A7B4749" w:rsidRDefault="0C9C09B3" w14:paraId="207D602B" w14:textId="6A657F66">
      <w:pPr>
        <w:pStyle w:val="Normal"/>
        <w:bidi w:val="0"/>
        <w:spacing w:before="0" w:beforeAutospacing="off" w:after="160" w:afterAutospacing="off" w:line="279" w:lineRule="auto"/>
        <w:ind w:left="0" w:right="0"/>
        <w:jc w:val="left"/>
      </w:pPr>
      <w:r w:rsidR="0C9C09B3">
        <w:drawing>
          <wp:inline wp14:editId="1FB3DB76" wp14:anchorId="1F049809">
            <wp:extent cx="4474852" cy="2754433"/>
            <wp:effectExtent l="0" t="0" r="0" b="0"/>
            <wp:docPr id="2012582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582664" name="Picture 2012582664"/>
                    <pic:cNvPicPr/>
                  </pic:nvPicPr>
                  <pic:blipFill>
                    <a:blip xmlns:r="http://schemas.openxmlformats.org/officeDocument/2006/relationships" r:embed="rId653046579">
                      <a:extLst>
                        <a:ext uri="{28A0092B-C50C-407E-A947-70E740481C1C}">
                          <a14:useLocalDpi xmlns:a14="http://schemas.microsoft.com/office/drawing/2010/main"/>
                        </a:ext>
                      </a:extLst>
                    </a:blip>
                    <a:stretch>
                      <a:fillRect/>
                    </a:stretch>
                  </pic:blipFill>
                  <pic:spPr>
                    <a:xfrm rot="0">
                      <a:off x="0" y="0"/>
                      <a:ext cx="4474852" cy="2754433"/>
                    </a:xfrm>
                    <a:prstGeom prst="rect">
                      <a:avLst/>
                    </a:prstGeom>
                  </pic:spPr>
                </pic:pic>
              </a:graphicData>
            </a:graphic>
          </wp:inline>
        </w:drawing>
      </w:r>
    </w:p>
    <w:p w:rsidR="6A7B4749" w:rsidP="6A7B4749" w:rsidRDefault="6A7B4749" w14:paraId="56E7E39D" w14:textId="41E69465">
      <w:pPr>
        <w:pStyle w:val="Normal"/>
        <w:bidi w:val="0"/>
        <w:spacing w:before="0" w:beforeAutospacing="off" w:after="160" w:afterAutospacing="off" w:line="279" w:lineRule="auto"/>
        <w:ind w:left="0" w:right="0"/>
        <w:jc w:val="left"/>
      </w:pPr>
    </w:p>
    <w:p w:rsidR="6A7B4749" w:rsidP="6A7B4749" w:rsidRDefault="6A7B4749" w14:paraId="0CA4347D" w14:textId="79CB4796">
      <w:pPr>
        <w:pStyle w:val="Normal"/>
        <w:bidi w:val="0"/>
        <w:spacing w:before="0" w:beforeAutospacing="off" w:after="160" w:afterAutospacing="off" w:line="279" w:lineRule="auto"/>
        <w:ind w:left="0" w:right="0"/>
        <w:jc w:val="left"/>
      </w:pPr>
    </w:p>
    <w:p w:rsidR="6A7B4749" w:rsidP="6A7B4749" w:rsidRDefault="6A7B4749" w14:paraId="15B9A0DA" w14:textId="744644D1">
      <w:pPr>
        <w:pStyle w:val="Normal"/>
        <w:bidi w:val="0"/>
        <w:spacing w:before="0" w:beforeAutospacing="off" w:after="160" w:afterAutospacing="off" w:line="279" w:lineRule="auto"/>
        <w:ind w:left="0" w:right="0"/>
        <w:jc w:val="left"/>
      </w:pPr>
    </w:p>
    <w:p w:rsidR="6A7B4749" w:rsidP="6A7B4749" w:rsidRDefault="6A7B4749" w14:paraId="143E2C78" w14:textId="5ADE366D">
      <w:pPr>
        <w:pStyle w:val="Normal"/>
        <w:suppressLineNumbers w:val="0"/>
        <w:bidi w:val="0"/>
        <w:spacing w:before="0" w:beforeAutospacing="off" w:after="160" w:afterAutospacing="off" w:line="279" w:lineRule="auto"/>
        <w:ind w:left="0" w:right="0"/>
        <w:jc w:val="left"/>
        <w:rPr>
          <w:b w:val="0"/>
          <w:bCs w:val="0"/>
        </w:rPr>
      </w:pPr>
    </w:p>
    <w:p w:rsidR="6A7B4749" w:rsidP="6A7B4749" w:rsidRDefault="6A7B4749" w14:paraId="7376E6D0" w14:textId="28A9DB7A">
      <w:pPr>
        <w:pStyle w:val="Normal"/>
        <w:bidi w:val="0"/>
        <w:spacing w:before="0" w:beforeAutospacing="off" w:after="160" w:afterAutospacing="off" w:line="279" w:lineRule="auto"/>
        <w:ind w:left="0" w:right="0"/>
        <w:jc w:val="left"/>
      </w:pPr>
    </w:p>
    <w:p w:rsidR="74DEB153" w:rsidP="74DEB153" w:rsidRDefault="74DEB153" w14:paraId="6AFF514B" w14:textId="15FAA5FA">
      <w:pPr>
        <w:pStyle w:val="Heading1"/>
      </w:pPr>
    </w:p>
    <w:p w:rsidR="74DEB153" w:rsidRDefault="74DEB153" w14:paraId="5D292244" w14:textId="4CA41B43">
      <w:r>
        <w:br w:type="page"/>
      </w:r>
    </w:p>
    <w:p w:rsidR="6C346320" w:rsidP="6A7B4749" w:rsidRDefault="6C346320" w14:paraId="57FBC759" w14:textId="522D9C93">
      <w:pPr>
        <w:pStyle w:val="Heading1"/>
        <w:numPr>
          <w:ilvl w:val="0"/>
          <w:numId w:val="3"/>
        </w:numPr>
        <w:rPr/>
      </w:pPr>
      <w:bookmarkStart w:name="_Toc1398959308" w:id="1243069766"/>
      <w:r w:rsidR="2E38F439">
        <w:rPr/>
        <w:t xml:space="preserve">Characterization of </w:t>
      </w:r>
      <w:r w:rsidR="2E38F439">
        <w:rPr/>
        <w:t>donation</w:t>
      </w:r>
      <w:r w:rsidR="2E38F439">
        <w:rPr/>
        <w:t xml:space="preserve"> </w:t>
      </w:r>
      <w:commentRangeStart w:id="1311680701"/>
      <w:r w:rsidR="2E38F439">
        <w:rPr/>
        <w:t>activity</w:t>
      </w:r>
      <w:bookmarkEnd w:id="1243069766"/>
      <w:commentRangeEnd w:id="1311680701"/>
      <w:r>
        <w:rPr>
          <w:rStyle w:val="CommentReference"/>
        </w:rPr>
        <w:commentReference w:id="1311680701"/>
      </w:r>
    </w:p>
    <w:p w:rsidR="5D40C953" w:rsidP="6A7B4749" w:rsidRDefault="5D40C953" w14:paraId="1747752E" w14:textId="0F849FAA">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5D40C953">
        <w:rPr>
          <w:rFonts w:ascii="Arial" w:hAnsi="Arial" w:eastAsia="Arial" w:cs="Arial"/>
          <w:noProof w:val="0"/>
          <w:color w:val="000000" w:themeColor="text1" w:themeTint="FF" w:themeShade="FF"/>
          <w:sz w:val="20"/>
          <w:szCs w:val="20"/>
          <w:lang w:val="en-US"/>
        </w:rPr>
        <w:t xml:space="preserve">This section describes tax-reported donor behavior in the Black Hills region </w:t>
      </w:r>
      <w:r w:rsidRPr="7D45F3BF" w:rsidR="5D40C953">
        <w:rPr>
          <w:rFonts w:ascii="Arial" w:hAnsi="Arial" w:eastAsia="Arial" w:cs="Arial"/>
          <w:noProof w:val="0"/>
          <w:color w:val="000000" w:themeColor="text1" w:themeTint="FF" w:themeShade="FF"/>
          <w:sz w:val="20"/>
          <w:szCs w:val="20"/>
          <w:lang w:val="en-US"/>
        </w:rPr>
        <w:t>relative</w:t>
      </w:r>
      <w:r w:rsidRPr="7D45F3BF" w:rsidR="5D40C953">
        <w:rPr>
          <w:rFonts w:ascii="Arial" w:hAnsi="Arial" w:eastAsia="Arial" w:cs="Arial"/>
          <w:noProof w:val="0"/>
          <w:color w:val="000000" w:themeColor="text1" w:themeTint="FF" w:themeShade="FF"/>
          <w:sz w:val="20"/>
          <w:szCs w:val="20"/>
          <w:lang w:val="en-US"/>
        </w:rPr>
        <w:t xml:space="preserve"> to the four benchmark regions, with attention to how charitable giving varies across regions once differences in income are </w:t>
      </w:r>
      <w:r w:rsidRPr="7D45F3BF" w:rsidR="5D40C953">
        <w:rPr>
          <w:rFonts w:ascii="Arial" w:hAnsi="Arial" w:eastAsia="Arial" w:cs="Arial"/>
          <w:noProof w:val="0"/>
          <w:color w:val="000000" w:themeColor="text1" w:themeTint="FF" w:themeShade="FF"/>
          <w:sz w:val="20"/>
          <w:szCs w:val="20"/>
          <w:lang w:val="en-US"/>
        </w:rPr>
        <w:t>taken into account</w:t>
      </w:r>
      <w:r w:rsidRPr="7D45F3BF" w:rsidR="5D40C953">
        <w:rPr>
          <w:rFonts w:ascii="Arial" w:hAnsi="Arial" w:eastAsia="Arial" w:cs="Arial"/>
          <w:noProof w:val="0"/>
          <w:color w:val="000000" w:themeColor="text1" w:themeTint="FF" w:themeShade="FF"/>
          <w:sz w:val="20"/>
          <w:szCs w:val="20"/>
          <w:lang w:val="en-US"/>
        </w:rPr>
        <w:t>. The analysis draws on county-level tax data and characterizes reported giving patterns.</w:t>
      </w:r>
    </w:p>
    <w:p w:rsidR="344B26B2" w:rsidP="74DEB153" w:rsidRDefault="344B26B2" w14:paraId="5D08D28D" w14:textId="366E933B">
      <w:pPr>
        <w:pStyle w:val="Heading2"/>
      </w:pPr>
      <w:bookmarkStart w:name="_Toc743412647" w:id="931551463"/>
      <w:r w:rsidR="45C0A05C">
        <w:rPr/>
        <w:t>Relevant details about data sources</w:t>
      </w:r>
      <w:bookmarkEnd w:id="931551463"/>
    </w:p>
    <w:p w:rsidR="19C72C1B" w:rsidP="6A7B4749" w:rsidRDefault="19C72C1B" w14:paraId="0C2ADDE1" w14:textId="5E2841C3">
      <w:pPr>
        <w:pStyle w:val="Normal"/>
        <w:rPr>
          <w:rFonts w:ascii="Arial" w:hAnsi="Arial" w:eastAsia="Arial" w:cs="Arial"/>
          <w:noProof w:val="0"/>
          <w:color w:val="000000" w:themeColor="text1" w:themeTint="FF" w:themeShade="FF"/>
          <w:sz w:val="20"/>
          <w:szCs w:val="20"/>
          <w:lang w:val="en-US"/>
        </w:rPr>
      </w:pPr>
      <w:r w:rsidRPr="6A7B4749" w:rsidR="19C72C1B">
        <w:rPr>
          <w:rFonts w:ascii="Arial" w:hAnsi="Arial" w:eastAsia="Arial" w:cs="Arial"/>
          <w:noProof w:val="0"/>
          <w:color w:val="000000" w:themeColor="text1" w:themeTint="FF" w:themeShade="FF"/>
          <w:sz w:val="20"/>
          <w:szCs w:val="20"/>
          <w:lang w:val="en-US"/>
        </w:rPr>
        <w:t xml:space="preserve">The analysis in this section uses the Internal Revenue Service Statistics of Income (SOI) 2022 County Data. Regions are defined by aggregating the counties that make up </w:t>
      </w:r>
      <w:r w:rsidRPr="6A7B4749" w:rsidR="49A0D87E">
        <w:rPr>
          <w:rFonts w:ascii="Arial" w:hAnsi="Arial" w:eastAsia="Arial" w:cs="Arial"/>
          <w:noProof w:val="0"/>
          <w:color w:val="000000" w:themeColor="text1" w:themeTint="FF" w:themeShade="FF"/>
          <w:sz w:val="20"/>
          <w:szCs w:val="20"/>
          <w:lang w:val="en-US"/>
        </w:rPr>
        <w:t>each area</w:t>
      </w:r>
      <w:r w:rsidRPr="6A7B4749" w:rsidR="19C72C1B">
        <w:rPr>
          <w:rFonts w:ascii="Arial" w:hAnsi="Arial" w:eastAsia="Arial" w:cs="Arial"/>
          <w:noProof w:val="0"/>
          <w:color w:val="000000" w:themeColor="text1" w:themeTint="FF" w:themeShade="FF"/>
          <w:sz w:val="20"/>
          <w:szCs w:val="20"/>
          <w:lang w:val="en-US"/>
        </w:rPr>
        <w:t>. All dollar values in the source file are reported in thousands</w:t>
      </w:r>
      <w:r w:rsidRPr="6A7B4749" w:rsidR="4BD0442D">
        <w:rPr>
          <w:rFonts w:ascii="Arial" w:hAnsi="Arial" w:eastAsia="Arial" w:cs="Arial"/>
          <w:noProof w:val="0"/>
          <w:color w:val="000000" w:themeColor="text1" w:themeTint="FF" w:themeShade="FF"/>
          <w:sz w:val="20"/>
          <w:szCs w:val="20"/>
          <w:lang w:val="en-US"/>
        </w:rPr>
        <w:t>, and</w:t>
      </w:r>
      <w:r w:rsidRPr="6A7B4749" w:rsidR="19C72C1B">
        <w:rPr>
          <w:rFonts w:ascii="Arial" w:hAnsi="Arial" w:eastAsia="Arial" w:cs="Arial"/>
          <w:noProof w:val="0"/>
          <w:color w:val="000000" w:themeColor="text1" w:themeTint="FF" w:themeShade="FF"/>
          <w:sz w:val="20"/>
          <w:szCs w:val="20"/>
          <w:lang w:val="en-US"/>
        </w:rPr>
        <w:t xml:space="preserve"> </w:t>
      </w:r>
      <w:r w:rsidRPr="6A7B4749" w:rsidR="19C72C1B">
        <w:rPr>
          <w:rFonts w:ascii="Arial" w:hAnsi="Arial" w:eastAsia="Arial" w:cs="Arial"/>
          <w:noProof w:val="0"/>
          <w:color w:val="000000" w:themeColor="text1" w:themeTint="FF" w:themeShade="FF"/>
          <w:sz w:val="20"/>
          <w:szCs w:val="20"/>
          <w:lang w:val="en-US"/>
        </w:rPr>
        <w:t>the figures shown here have been converted to whole dollars.</w:t>
      </w:r>
    </w:p>
    <w:p w:rsidR="19C72C1B" w:rsidP="6A7B4749" w:rsidRDefault="19C72C1B" w14:paraId="76ED0B4D" w14:textId="4AE02175">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19C72C1B">
        <w:rPr>
          <w:rFonts w:ascii="Arial" w:hAnsi="Arial" w:eastAsia="Arial" w:cs="Arial"/>
          <w:noProof w:val="0"/>
          <w:color w:val="000000" w:themeColor="text1" w:themeTint="FF" w:themeShade="FF"/>
          <w:sz w:val="20"/>
          <w:szCs w:val="20"/>
          <w:lang w:val="en-US"/>
        </w:rPr>
        <w:t xml:space="preserve">Returns are grouped into three income bands based on adjusted gross income: low (under $50,000), middle ($50,000 to $100,000), and high ($100,000 or more). Two features of the data shape how the results should be read. </w:t>
      </w:r>
      <w:commentRangeStart w:id="282572973"/>
      <w:r w:rsidRPr="7D45F3BF" w:rsidR="19C72C1B">
        <w:rPr>
          <w:rFonts w:ascii="Arial" w:hAnsi="Arial" w:eastAsia="Arial" w:cs="Arial"/>
          <w:noProof w:val="0"/>
          <w:color w:val="000000" w:themeColor="text1" w:themeTint="FF" w:themeShade="FF"/>
          <w:sz w:val="20"/>
          <w:szCs w:val="20"/>
          <w:lang w:val="en-US"/>
        </w:rPr>
        <w:t xml:space="preserve">First, charitable contributions appear in tax data only for filers who itemize their deductions, so </w:t>
      </w:r>
      <w:r w:rsidRPr="7D45F3BF" w:rsidR="19C72C1B">
        <w:rPr>
          <w:rFonts w:ascii="Arial" w:hAnsi="Arial" w:eastAsia="Arial" w:cs="Arial"/>
          <w:noProof w:val="0"/>
          <w:color w:val="000000" w:themeColor="text1" w:themeTint="FF" w:themeShade="FF"/>
          <w:sz w:val="20"/>
          <w:szCs w:val="20"/>
          <w:lang w:val="en-US"/>
        </w:rPr>
        <w:t>giving by</w:t>
      </w:r>
      <w:r w:rsidRPr="7D45F3BF" w:rsidR="19C72C1B">
        <w:rPr>
          <w:rFonts w:ascii="Arial" w:hAnsi="Arial" w:eastAsia="Arial" w:cs="Arial"/>
          <w:noProof w:val="0"/>
          <w:color w:val="000000" w:themeColor="text1" w:themeTint="FF" w:themeShade="FF"/>
          <w:sz w:val="20"/>
          <w:szCs w:val="20"/>
          <w:lang w:val="en-US"/>
        </w:rPr>
        <w:t xml:space="preserve"> non-itemizers is not observable</w:t>
      </w:r>
      <w:r w:rsidRPr="7D45F3BF" w:rsidR="6AF94CE4">
        <w:rPr>
          <w:rFonts w:ascii="Arial" w:hAnsi="Arial" w:eastAsia="Arial" w:cs="Arial"/>
          <w:noProof w:val="0"/>
          <w:color w:val="000000" w:themeColor="text1" w:themeTint="FF" w:themeShade="FF"/>
          <w:sz w:val="20"/>
          <w:szCs w:val="20"/>
          <w:lang w:val="en-US"/>
        </w:rPr>
        <w:t>.</w:t>
      </w:r>
      <w:commentRangeEnd w:id="282572973"/>
      <w:r>
        <w:rPr>
          <w:rStyle w:val="CommentReference"/>
        </w:rPr>
        <w:commentReference w:id="282572973"/>
      </w:r>
      <w:r w:rsidRPr="7D45F3BF" w:rsidR="19C72C1B">
        <w:rPr>
          <w:rFonts w:ascii="Arial" w:hAnsi="Arial" w:eastAsia="Arial" w:cs="Arial"/>
          <w:noProof w:val="0"/>
          <w:color w:val="000000" w:themeColor="text1" w:themeTint="FF" w:themeShade="FF"/>
          <w:sz w:val="20"/>
          <w:szCs w:val="20"/>
          <w:lang w:val="en-US"/>
        </w:rPr>
        <w:t xml:space="preserve"> </w:t>
      </w:r>
      <w:r w:rsidRPr="7D45F3BF" w:rsidR="082569D6">
        <w:rPr>
          <w:rFonts w:ascii="Arial" w:hAnsi="Arial" w:eastAsia="Arial" w:cs="Arial"/>
          <w:noProof w:val="0"/>
          <w:color w:val="000000" w:themeColor="text1" w:themeTint="FF" w:themeShade="FF"/>
          <w:sz w:val="20"/>
          <w:szCs w:val="20"/>
          <w:lang w:val="en-US"/>
        </w:rPr>
        <w:t>B</w:t>
      </w:r>
      <w:r w:rsidRPr="7D45F3BF" w:rsidR="19C72C1B">
        <w:rPr>
          <w:rFonts w:ascii="Arial" w:hAnsi="Arial" w:eastAsia="Arial" w:cs="Arial"/>
          <w:noProof w:val="0"/>
          <w:color w:val="000000" w:themeColor="text1" w:themeTint="FF" w:themeShade="FF"/>
          <w:sz w:val="20"/>
          <w:szCs w:val="20"/>
          <w:lang w:val="en-US"/>
        </w:rPr>
        <w:t xml:space="preserve">ecause non-itemizers are a large majority of filers in these regions, </w:t>
      </w:r>
      <w:r w:rsidRPr="7D45F3BF" w:rsidR="19C72C1B">
        <w:rPr>
          <w:rFonts w:ascii="Arial" w:hAnsi="Arial" w:eastAsia="Arial" w:cs="Arial"/>
          <w:noProof w:val="0"/>
          <w:color w:val="000000" w:themeColor="text1" w:themeTint="FF" w:themeShade="FF"/>
          <w:sz w:val="20"/>
          <w:szCs w:val="20"/>
          <w:lang w:val="en-US"/>
        </w:rPr>
        <w:t>observed</w:t>
      </w:r>
      <w:r w:rsidRPr="7D45F3BF" w:rsidR="19C72C1B">
        <w:rPr>
          <w:rFonts w:ascii="Arial" w:hAnsi="Arial" w:eastAsia="Arial" w:cs="Arial"/>
          <w:noProof w:val="0"/>
          <w:color w:val="000000" w:themeColor="text1" w:themeTint="FF" w:themeShade="FF"/>
          <w:sz w:val="20"/>
          <w:szCs w:val="20"/>
          <w:lang w:val="en-US"/>
        </w:rPr>
        <w:t xml:space="preserve"> giving </w:t>
      </w:r>
      <w:r w:rsidRPr="7D45F3BF" w:rsidR="2BE3F0D4">
        <w:rPr>
          <w:rFonts w:ascii="Arial" w:hAnsi="Arial" w:eastAsia="Arial" w:cs="Arial"/>
          <w:noProof w:val="0"/>
          <w:color w:val="000000" w:themeColor="text1" w:themeTint="FF" w:themeShade="FF"/>
          <w:sz w:val="20"/>
          <w:szCs w:val="20"/>
          <w:lang w:val="en-US"/>
        </w:rPr>
        <w:t>will</w:t>
      </w:r>
      <w:r w:rsidRPr="7D45F3BF" w:rsidR="19697AE6">
        <w:rPr>
          <w:rFonts w:ascii="Arial" w:hAnsi="Arial" w:eastAsia="Arial" w:cs="Arial"/>
          <w:noProof w:val="0"/>
          <w:color w:val="000000" w:themeColor="text1" w:themeTint="FF" w:themeShade="FF"/>
          <w:sz w:val="20"/>
          <w:szCs w:val="20"/>
          <w:lang w:val="en-US"/>
        </w:rPr>
        <w:t xml:space="preserve"> </w:t>
      </w:r>
      <w:r w:rsidRPr="7D45F3BF" w:rsidR="19C72C1B">
        <w:rPr>
          <w:rFonts w:ascii="Arial" w:hAnsi="Arial" w:eastAsia="Arial" w:cs="Arial"/>
          <w:noProof w:val="0"/>
          <w:color w:val="000000" w:themeColor="text1" w:themeTint="FF" w:themeShade="FF"/>
          <w:sz w:val="20"/>
          <w:szCs w:val="20"/>
          <w:lang w:val="en-US"/>
        </w:rPr>
        <w:t xml:space="preserve">understate total giving. Second, the </w:t>
      </w:r>
      <w:r w:rsidRPr="7D45F3BF" w:rsidR="6C944631">
        <w:rPr>
          <w:rFonts w:ascii="Arial" w:hAnsi="Arial" w:eastAsia="Arial" w:cs="Arial"/>
          <w:noProof w:val="0"/>
          <w:color w:val="000000" w:themeColor="text1" w:themeTint="FF" w:themeShade="FF"/>
          <w:sz w:val="20"/>
          <w:szCs w:val="20"/>
          <w:lang w:val="en-US"/>
        </w:rPr>
        <w:t>data</w:t>
      </w:r>
      <w:r w:rsidRPr="7D45F3BF" w:rsidR="19C72C1B">
        <w:rPr>
          <w:rFonts w:ascii="Arial" w:hAnsi="Arial" w:eastAsia="Arial" w:cs="Arial"/>
          <w:noProof w:val="0"/>
          <w:color w:val="000000" w:themeColor="text1" w:themeTint="FF" w:themeShade="FF"/>
          <w:sz w:val="20"/>
          <w:szCs w:val="20"/>
          <w:lang w:val="en-US"/>
        </w:rPr>
        <w:t xml:space="preserve"> </w:t>
      </w:r>
      <w:r w:rsidRPr="7D45F3BF" w:rsidR="19C72C1B">
        <w:rPr>
          <w:rFonts w:ascii="Arial" w:hAnsi="Arial" w:eastAsia="Arial" w:cs="Arial"/>
          <w:noProof w:val="0"/>
          <w:color w:val="000000" w:themeColor="text1" w:themeTint="FF" w:themeShade="FF"/>
          <w:sz w:val="20"/>
          <w:szCs w:val="20"/>
          <w:lang w:val="en-US"/>
        </w:rPr>
        <w:t xml:space="preserve">are </w:t>
      </w:r>
      <w:r w:rsidRPr="7D45F3BF" w:rsidR="60EF2344">
        <w:rPr>
          <w:rFonts w:ascii="Arial" w:hAnsi="Arial" w:eastAsia="Arial" w:cs="Arial"/>
          <w:noProof w:val="0"/>
          <w:color w:val="000000" w:themeColor="text1" w:themeTint="FF" w:themeShade="FF"/>
          <w:sz w:val="20"/>
          <w:szCs w:val="20"/>
          <w:lang w:val="en-US"/>
        </w:rPr>
        <w:t>totals</w:t>
      </w:r>
      <w:r w:rsidRPr="7D45F3BF" w:rsidR="60EF2344">
        <w:rPr>
          <w:rFonts w:ascii="Arial" w:hAnsi="Arial" w:eastAsia="Arial" w:cs="Arial"/>
          <w:noProof w:val="0"/>
          <w:color w:val="000000" w:themeColor="text1" w:themeTint="FF" w:themeShade="FF"/>
          <w:sz w:val="20"/>
          <w:szCs w:val="20"/>
          <w:lang w:val="en-US"/>
        </w:rPr>
        <w:t xml:space="preserve"> at the </w:t>
      </w:r>
      <w:r w:rsidRPr="7D45F3BF" w:rsidR="19C72C1B">
        <w:rPr>
          <w:rFonts w:ascii="Arial" w:hAnsi="Arial" w:eastAsia="Arial" w:cs="Arial"/>
          <w:noProof w:val="0"/>
          <w:color w:val="000000" w:themeColor="text1" w:themeTint="FF" w:themeShade="FF"/>
          <w:sz w:val="20"/>
          <w:szCs w:val="20"/>
          <w:lang w:val="en-US"/>
        </w:rPr>
        <w:t xml:space="preserve">county-level and do not </w:t>
      </w:r>
      <w:r w:rsidRPr="7D45F3BF" w:rsidR="19C72C1B">
        <w:rPr>
          <w:rFonts w:ascii="Arial" w:hAnsi="Arial" w:eastAsia="Arial" w:cs="Arial"/>
          <w:noProof w:val="0"/>
          <w:color w:val="000000" w:themeColor="text1" w:themeTint="FF" w:themeShade="FF"/>
          <w:sz w:val="20"/>
          <w:szCs w:val="20"/>
          <w:lang w:val="en-US"/>
        </w:rPr>
        <w:t>identify</w:t>
      </w:r>
      <w:r w:rsidRPr="7D45F3BF" w:rsidR="19C72C1B">
        <w:rPr>
          <w:rFonts w:ascii="Arial" w:hAnsi="Arial" w:eastAsia="Arial" w:cs="Arial"/>
          <w:noProof w:val="0"/>
          <w:color w:val="000000" w:themeColor="text1" w:themeTint="FF" w:themeShade="FF"/>
          <w:sz w:val="20"/>
          <w:szCs w:val="20"/>
          <w:lang w:val="en-US"/>
        </w:rPr>
        <w:t xml:space="preserve"> individual donors</w:t>
      </w:r>
      <w:r w:rsidRPr="7D45F3BF" w:rsidR="7ABA9F3A">
        <w:rPr>
          <w:rFonts w:ascii="Arial" w:hAnsi="Arial" w:eastAsia="Arial" w:cs="Arial"/>
          <w:noProof w:val="0"/>
          <w:color w:val="000000" w:themeColor="text1" w:themeTint="FF" w:themeShade="FF"/>
          <w:sz w:val="20"/>
          <w:szCs w:val="20"/>
          <w:lang w:val="en-US"/>
        </w:rPr>
        <w:t>, so t</w:t>
      </w:r>
      <w:r w:rsidRPr="7D45F3BF" w:rsidR="19C72C1B">
        <w:rPr>
          <w:rFonts w:ascii="Arial" w:hAnsi="Arial" w:eastAsia="Arial" w:cs="Arial"/>
          <w:noProof w:val="0"/>
          <w:color w:val="000000" w:themeColor="text1" w:themeTint="FF" w:themeShade="FF"/>
          <w:sz w:val="20"/>
          <w:szCs w:val="20"/>
          <w:lang w:val="en-US"/>
        </w:rPr>
        <w:t>hey cannot distinguish one-time from recurring gifts, account for household size, or describe the relationship between donors and the organizations they support.</w:t>
      </w:r>
    </w:p>
    <w:p w:rsidR="344B26B2" w:rsidP="74DEB153" w:rsidRDefault="344B26B2" w14:paraId="2B5C7F68" w14:textId="04ABDADF">
      <w:pPr>
        <w:pStyle w:val="Heading2"/>
      </w:pPr>
      <w:bookmarkStart w:name="_Toc354775796" w:id="649244274"/>
      <w:r w:rsidR="45C0A05C">
        <w:rPr/>
        <w:t>Results of donation activity analysis</w:t>
      </w:r>
      <w:bookmarkEnd w:id="649244274"/>
    </w:p>
    <w:p w:rsidR="35D43B60" w:rsidP="6A7B4749" w:rsidRDefault="35D43B60" w14:paraId="188A8682" w14:textId="19DA6EA3">
      <w:pPr>
        <w:spacing w:before="200" w:beforeAutospacing="off" w:after="100" w:afterAutospacing="off"/>
        <w:rPr>
          <w:rFonts w:ascii="Arial" w:hAnsi="Arial" w:eastAsia="Arial" w:cs="Arial"/>
          <w:b w:val="1"/>
          <w:bCs w:val="1"/>
          <w:noProof w:val="0"/>
          <w:color w:val="000000" w:themeColor="text1" w:themeTint="FF" w:themeShade="FF"/>
          <w:sz w:val="20"/>
          <w:szCs w:val="20"/>
          <w:lang w:val="en-US"/>
        </w:rPr>
      </w:pPr>
      <w:r w:rsidRPr="6A7B4749" w:rsidR="35D43B60">
        <w:rPr>
          <w:rFonts w:ascii="Arial" w:hAnsi="Arial" w:eastAsia="Arial" w:cs="Arial"/>
          <w:b w:val="1"/>
          <w:bCs w:val="1"/>
          <w:noProof w:val="0"/>
          <w:color w:val="000000" w:themeColor="text1" w:themeTint="FF" w:themeShade="FF"/>
          <w:sz w:val="20"/>
          <w:szCs w:val="20"/>
          <w:lang w:val="en-US"/>
        </w:rPr>
        <w:t>Donor participation</w:t>
      </w:r>
    </w:p>
    <w:p w:rsidR="35D43B60" w:rsidP="6A7B4749" w:rsidRDefault="35D43B60" w14:paraId="3AD1D60A" w14:textId="1C42BE47">
      <w:pPr>
        <w:pStyle w:val="Normal"/>
        <w:rPr>
          <w:rFonts w:ascii="Arial" w:hAnsi="Arial" w:eastAsia="Arial" w:cs="Arial"/>
          <w:noProof w:val="0"/>
          <w:color w:val="000000" w:themeColor="text1" w:themeTint="FF" w:themeShade="FF"/>
          <w:sz w:val="20"/>
          <w:szCs w:val="20"/>
          <w:lang w:val="en-US"/>
        </w:rPr>
      </w:pPr>
      <w:r w:rsidRPr="6A7B4749" w:rsidR="35D43B60">
        <w:rPr>
          <w:rFonts w:ascii="Arial" w:hAnsi="Arial" w:eastAsia="Arial" w:cs="Arial"/>
          <w:noProof w:val="0"/>
          <w:color w:val="000000" w:themeColor="text1" w:themeTint="FF" w:themeShade="FF"/>
          <w:sz w:val="20"/>
          <w:szCs w:val="20"/>
          <w:lang w:val="en-US"/>
        </w:rPr>
        <w:t>Donor participation is measured as the share of tax returns that report charitable contributions out of all returns filed. Participation rises with income in every region. Across all income groups, the Black Hills region has a lower participation rate than each benchmark region, both overall (3.5 percent) and within each income band.</w:t>
      </w:r>
      <w:commentRangeStart w:id="412322776"/>
      <w:commentRangeStart w:id="1302992811"/>
      <w:commentRangeEnd w:id="412322776"/>
      <w:r>
        <w:rPr>
          <w:rStyle w:val="CommentReference"/>
        </w:rPr>
        <w:commentReference w:id="412322776"/>
      </w:r>
      <w:commentRangeEnd w:id="1302992811"/>
      <w:r>
        <w:rPr>
          <w:rStyle w:val="CommentReference"/>
        </w:rPr>
        <w:commentReference w:id="1302992811"/>
      </w:r>
    </w:p>
    <w:p w:rsidR="7476FBE1" w:rsidP="6A7B4749" w:rsidRDefault="7476FBE1" w14:paraId="78209CCF" w14:textId="5129748B">
      <w:pPr>
        <w:pStyle w:val="Normal"/>
        <w:rPr>
          <w:rFonts w:ascii="Arial" w:hAnsi="Arial" w:eastAsia="Arial" w:cs="Arial"/>
          <w:noProof w:val="0"/>
          <w:color w:val="000000" w:themeColor="text1" w:themeTint="FF" w:themeShade="FF"/>
          <w:sz w:val="20"/>
          <w:szCs w:val="20"/>
          <w:lang w:val="en-US"/>
        </w:rPr>
      </w:pPr>
      <w:r w:rsidRPr="6A7B4749" w:rsidR="7476FBE1">
        <w:rPr>
          <w:rFonts w:ascii="Arial" w:hAnsi="Arial" w:eastAsia="Arial" w:cs="Arial"/>
          <w:noProof w:val="0"/>
          <w:color w:val="000000" w:themeColor="text1" w:themeTint="FF" w:themeShade="FF"/>
          <w:sz w:val="20"/>
          <w:szCs w:val="20"/>
          <w:lang w:val="en-US"/>
        </w:rPr>
        <w:t xml:space="preserve">Table 4-1. Donor </w:t>
      </w:r>
      <w:r w:rsidRPr="6A7B4749" w:rsidR="33AF8EAD">
        <w:rPr>
          <w:rFonts w:ascii="Arial" w:hAnsi="Arial" w:eastAsia="Arial" w:cs="Arial"/>
          <w:noProof w:val="0"/>
          <w:color w:val="000000" w:themeColor="text1" w:themeTint="FF" w:themeShade="FF"/>
          <w:sz w:val="20"/>
          <w:szCs w:val="20"/>
          <w:lang w:val="en-US"/>
        </w:rPr>
        <w:t>P</w:t>
      </w:r>
      <w:r w:rsidRPr="6A7B4749" w:rsidR="7476FBE1">
        <w:rPr>
          <w:rFonts w:ascii="Arial" w:hAnsi="Arial" w:eastAsia="Arial" w:cs="Arial"/>
          <w:noProof w:val="0"/>
          <w:color w:val="000000" w:themeColor="text1" w:themeTint="FF" w:themeShade="FF"/>
          <w:sz w:val="20"/>
          <w:szCs w:val="20"/>
          <w:lang w:val="en-US"/>
        </w:rPr>
        <w:t xml:space="preserve">articipation </w:t>
      </w:r>
      <w:r w:rsidRPr="6A7B4749" w:rsidR="66387B18">
        <w:rPr>
          <w:rFonts w:ascii="Arial" w:hAnsi="Arial" w:eastAsia="Arial" w:cs="Arial"/>
          <w:noProof w:val="0"/>
          <w:color w:val="000000" w:themeColor="text1" w:themeTint="FF" w:themeShade="FF"/>
          <w:sz w:val="20"/>
          <w:szCs w:val="20"/>
          <w:lang w:val="en-US"/>
        </w:rPr>
        <w:t>R</w:t>
      </w:r>
      <w:r w:rsidRPr="6A7B4749" w:rsidR="7476FBE1">
        <w:rPr>
          <w:rFonts w:ascii="Arial" w:hAnsi="Arial" w:eastAsia="Arial" w:cs="Arial"/>
          <w:noProof w:val="0"/>
          <w:color w:val="000000" w:themeColor="text1" w:themeTint="FF" w:themeShade="FF"/>
          <w:sz w:val="20"/>
          <w:szCs w:val="20"/>
          <w:lang w:val="en-US"/>
        </w:rPr>
        <w:t xml:space="preserve">ate (%) by </w:t>
      </w:r>
      <w:r w:rsidRPr="6A7B4749" w:rsidR="2DE846AE">
        <w:rPr>
          <w:rFonts w:ascii="Arial" w:hAnsi="Arial" w:eastAsia="Arial" w:cs="Arial"/>
          <w:noProof w:val="0"/>
          <w:color w:val="000000" w:themeColor="text1" w:themeTint="FF" w:themeShade="FF"/>
          <w:sz w:val="20"/>
          <w:szCs w:val="20"/>
          <w:lang w:val="en-US"/>
        </w:rPr>
        <w:t>I</w:t>
      </w:r>
      <w:r w:rsidRPr="6A7B4749" w:rsidR="7476FBE1">
        <w:rPr>
          <w:rFonts w:ascii="Arial" w:hAnsi="Arial" w:eastAsia="Arial" w:cs="Arial"/>
          <w:noProof w:val="0"/>
          <w:color w:val="000000" w:themeColor="text1" w:themeTint="FF" w:themeShade="FF"/>
          <w:sz w:val="20"/>
          <w:szCs w:val="20"/>
          <w:lang w:val="en-US"/>
        </w:rPr>
        <w:t xml:space="preserve">ncome </w:t>
      </w:r>
      <w:r w:rsidRPr="6A7B4749" w:rsidR="66CF3602">
        <w:rPr>
          <w:rFonts w:ascii="Arial" w:hAnsi="Arial" w:eastAsia="Arial" w:cs="Arial"/>
          <w:noProof w:val="0"/>
          <w:color w:val="000000" w:themeColor="text1" w:themeTint="FF" w:themeShade="FF"/>
          <w:sz w:val="20"/>
          <w:szCs w:val="20"/>
          <w:lang w:val="en-US"/>
        </w:rPr>
        <w:t>G</w:t>
      </w:r>
      <w:r w:rsidRPr="6A7B4749" w:rsidR="7476FBE1">
        <w:rPr>
          <w:rFonts w:ascii="Arial" w:hAnsi="Arial" w:eastAsia="Arial" w:cs="Arial"/>
          <w:noProof w:val="0"/>
          <w:color w:val="000000" w:themeColor="text1" w:themeTint="FF" w:themeShade="FF"/>
          <w:sz w:val="20"/>
          <w:szCs w:val="20"/>
          <w:lang w:val="en-US"/>
        </w:rPr>
        <w:t xml:space="preserve">roup and </w:t>
      </w:r>
      <w:r w:rsidRPr="6A7B4749" w:rsidR="2CD029F8">
        <w:rPr>
          <w:rFonts w:ascii="Arial" w:hAnsi="Arial" w:eastAsia="Arial" w:cs="Arial"/>
          <w:noProof w:val="0"/>
          <w:color w:val="000000" w:themeColor="text1" w:themeTint="FF" w:themeShade="FF"/>
          <w:sz w:val="20"/>
          <w:szCs w:val="20"/>
          <w:lang w:val="en-US"/>
        </w:rPr>
        <w:t>R</w:t>
      </w:r>
      <w:r w:rsidRPr="6A7B4749" w:rsidR="7476FBE1">
        <w:rPr>
          <w:rFonts w:ascii="Arial" w:hAnsi="Arial" w:eastAsia="Arial" w:cs="Arial"/>
          <w:noProof w:val="0"/>
          <w:color w:val="000000" w:themeColor="text1" w:themeTint="FF" w:themeShade="FF"/>
          <w:sz w:val="20"/>
          <w:szCs w:val="20"/>
          <w:lang w:val="en-US"/>
        </w:rPr>
        <w:t>egion.</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D45F3BF" w14:paraId="1DF05C60">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54DA9A" w14:textId="2F75D67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32E21AB" w14:textId="1F9BAF28">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49B89B" w14:textId="6FDC075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DBAA32F" w14:textId="1F2FE1F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0342C57" w14:textId="5355366C">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A2E1D60" w14:textId="5A791FD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D45F3BF" w14:paraId="40814F0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3C51C7" w14:textId="582A3429">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CF23DEB" w14:textId="5DDD41D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A93DF5" w14:textId="0A8CEFF3">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162EF6" w14:textId="153D93C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3B76FD" w14:textId="3BD82546">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3FCC07F" w14:textId="2F404E1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1.2</w:t>
            </w:r>
          </w:p>
        </w:tc>
      </w:tr>
      <w:tr w:rsidR="6A7B4749" w:rsidTr="7D45F3BF" w14:paraId="2A48FC8F">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60DC9B6" w14:textId="75AA7EC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9665B89" w14:textId="56679B9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9759410" w14:textId="69A0C25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99529" w14:textId="34C219C7">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0F521DF" w14:textId="5585CAB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8B4C1C0" w14:textId="7781AE8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3.4</w:t>
            </w:r>
          </w:p>
        </w:tc>
      </w:tr>
      <w:tr w:rsidR="6A7B4749" w:rsidTr="7D45F3BF" w14:paraId="6DA2FB70">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E030A4" w14:textId="7DFBA05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7CC26E" w14:textId="59B2BEF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8C6BD59" w14:textId="0E4C99F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4D9641" w14:textId="52DC918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19.0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B5C4586" w14:textId="2E75AF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8C035A" w14:textId="741939D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12.4</w:t>
            </w:r>
          </w:p>
        </w:tc>
      </w:tr>
      <w:tr w:rsidR="6A7B4749" w:rsidTr="7D45F3BF" w14:paraId="7C34661F">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B706268" w14:textId="068777E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1678F77" w14:textId="7CC39B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C3B684F" w14:textId="2945E82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351252C" w14:textId="2A24416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5658C8" w14:textId="55175787">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BA0D5C5" w14:textId="77B11F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4.7</w:t>
            </w:r>
          </w:p>
        </w:tc>
      </w:tr>
    </w:tbl>
    <w:p w:rsidR="6A7B4749" w:rsidP="6A7B4749" w:rsidRDefault="6A7B4749" w14:paraId="33D37779" w14:textId="6603A740">
      <w:pPr>
        <w:pStyle w:val="Normal"/>
        <w:rPr>
          <w:rFonts w:ascii="Aptos" w:hAnsi="Aptos" w:eastAsia="Aptos" w:cs="Aptos"/>
          <w:noProof w:val="0"/>
          <w:color w:val="000000" w:themeColor="text1" w:themeTint="FF" w:themeShade="FF"/>
          <w:sz w:val="22"/>
          <w:szCs w:val="22"/>
          <w:lang w:val="en-US"/>
        </w:rPr>
      </w:pPr>
    </w:p>
    <w:p w:rsidR="7A0D1C89" w:rsidP="6A7B4749" w:rsidRDefault="7A0D1C89" w14:paraId="2870484B" w14:textId="016B4161">
      <w:pPr>
        <w:pStyle w:val="Normal"/>
        <w:rPr>
          <w:sz w:val="22"/>
          <w:szCs w:val="22"/>
        </w:rPr>
      </w:pPr>
      <w:r w:rsidRPr="4BF02C8C" w:rsidR="7FCD3160">
        <w:rPr>
          <w:sz w:val="22"/>
          <w:szCs w:val="22"/>
        </w:rPr>
        <w:t>Figure</w:t>
      </w:r>
      <w:r w:rsidRPr="4BF02C8C" w:rsidR="7A0D1C89">
        <w:rPr>
          <w:sz w:val="22"/>
          <w:szCs w:val="22"/>
        </w:rPr>
        <w:t xml:space="preserve"> 4-1. Donor Participation Rate by Income Group and Region</w:t>
      </w:r>
    </w:p>
    <w:p w:rsidR="72717B24" w:rsidP="6A7B4749" w:rsidRDefault="72717B24" w14:paraId="173FE2EA" w14:textId="445FEDAC">
      <w:pPr>
        <w:pStyle w:val="Normal"/>
      </w:pPr>
      <w:r w:rsidR="72717B24">
        <w:drawing>
          <wp:inline wp14:editId="7FB9812C" wp14:anchorId="5D4CCA2E">
            <wp:extent cx="5343896" cy="3571875"/>
            <wp:effectExtent l="0" t="0" r="0" b="0"/>
            <wp:docPr id="2092244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244262" name="Picture 2092244262"/>
                    <pic:cNvPicPr/>
                  </pic:nvPicPr>
                  <pic:blipFill>
                    <a:blip xmlns:r="http://schemas.openxmlformats.org/officeDocument/2006/relationships" r:embed="rId1532471090">
                      <a:extLst>
                        <a:ext uri="{28A0092B-C50C-407E-A947-70E740481C1C}">
                          <a14:useLocalDpi xmlns:a14="http://schemas.microsoft.com/office/drawing/2010/main"/>
                        </a:ext>
                      </a:extLst>
                    </a:blip>
                    <a:stretch>
                      <a:fillRect/>
                    </a:stretch>
                  </pic:blipFill>
                  <pic:spPr>
                    <a:xfrm rot="0">
                      <a:off x="0" y="0"/>
                      <a:ext cx="5343896" cy="3571875"/>
                    </a:xfrm>
                    <a:prstGeom prst="rect">
                      <a:avLst/>
                    </a:prstGeom>
                  </pic:spPr>
                </pic:pic>
              </a:graphicData>
            </a:graphic>
          </wp:inline>
        </w:drawing>
      </w:r>
    </w:p>
    <w:p w:rsidR="1BEC6FA0" w:rsidP="6A7B4749" w:rsidRDefault="1BEC6FA0" w14:paraId="2782B16F" w14:textId="0454D57B">
      <w:pPr>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Pr="6A7B4749" w:rsidR="1BEC6FA0">
        <w:rPr>
          <w:rFonts w:ascii="Arial" w:hAnsi="Arial" w:eastAsia="Arial" w:cs="Arial"/>
          <w:b w:val="1"/>
          <w:bCs w:val="1"/>
          <w:noProof w:val="0"/>
          <w:color w:val="000000" w:themeColor="text1" w:themeTint="FF" w:themeShade="FF"/>
          <w:sz w:val="20"/>
          <w:szCs w:val="20"/>
          <w:lang w:val="en-US"/>
        </w:rPr>
        <w:t>Itemization and Observed Participation</w:t>
      </w:r>
    </w:p>
    <w:p w:rsidR="53F69955" w:rsidP="4BF02C8C" w:rsidRDefault="53F69955" w14:paraId="71A95E6D" w14:textId="277E8DE6">
      <w:pPr>
        <w:pStyle w:val="Normal"/>
        <w:rPr>
          <w:rFonts w:ascii="Arial" w:hAnsi="Arial" w:eastAsia="Arial" w:cs="Arial"/>
          <w:noProof w:val="0"/>
          <w:color w:val="000000" w:themeColor="text1" w:themeTint="FF" w:themeShade="FF"/>
          <w:sz w:val="20"/>
          <w:szCs w:val="20"/>
          <w:lang w:val="en-US"/>
        </w:rPr>
      </w:pPr>
      <w:r w:rsidRPr="4BF02C8C" w:rsidR="53F69955">
        <w:rPr>
          <w:rFonts w:ascii="Arial" w:hAnsi="Arial" w:eastAsia="Arial" w:cs="Arial"/>
          <w:noProof w:val="0"/>
          <w:color w:val="000000" w:themeColor="text1" w:themeTint="FF" w:themeShade="FF"/>
          <w:sz w:val="20"/>
          <w:szCs w:val="20"/>
          <w:lang w:val="en-US"/>
        </w:rPr>
        <w:t xml:space="preserve">Donor participation also relates to itemization, since only filers who itemize can report charitable deductions, and the itemization rate therefore sets the range within which giving can be </w:t>
      </w:r>
      <w:r w:rsidRPr="4BF02C8C" w:rsidR="53F69955">
        <w:rPr>
          <w:rFonts w:ascii="Arial" w:hAnsi="Arial" w:eastAsia="Arial" w:cs="Arial"/>
          <w:noProof w:val="0"/>
          <w:color w:val="000000" w:themeColor="text1" w:themeTint="FF" w:themeShade="FF"/>
          <w:sz w:val="20"/>
          <w:szCs w:val="20"/>
          <w:lang w:val="en-US"/>
        </w:rPr>
        <w:t>observed</w:t>
      </w:r>
      <w:r w:rsidRPr="4BF02C8C" w:rsidR="53F69955">
        <w:rPr>
          <w:rFonts w:ascii="Arial" w:hAnsi="Arial" w:eastAsia="Arial" w:cs="Arial"/>
          <w:noProof w:val="0"/>
          <w:color w:val="000000" w:themeColor="text1" w:themeTint="FF" w:themeShade="FF"/>
          <w:sz w:val="20"/>
          <w:szCs w:val="20"/>
          <w:lang w:val="en-US"/>
        </w:rPr>
        <w:t xml:space="preserve">. The Black Hills region has the lowest itemization rate of the five regions, at 4.6 percent. Among filers who do itemize, the share who report charitable gifts is similar across regions, between about 76 and 84 percent. This points to the region's lower observed participation being tied more to how few filers itemize than to differences in reported giving among those who do. </w:t>
      </w:r>
      <w:r w:rsidRPr="4BF02C8C" w:rsidR="406E60B8">
        <w:rPr>
          <w:rFonts w:ascii="Arial" w:hAnsi="Arial" w:eastAsia="Arial" w:cs="Arial"/>
          <w:noProof w:val="0"/>
          <w:color w:val="000000" w:themeColor="text1" w:themeTint="FF" w:themeShade="FF"/>
          <w:sz w:val="19"/>
          <w:szCs w:val="19"/>
          <w:lang w:val="en-US"/>
        </w:rPr>
        <w:t>The same pattern holds within each income band.</w:t>
      </w:r>
      <w:r w:rsidRPr="4BF02C8C" w:rsidR="406E60B8">
        <w:rPr>
          <w:rFonts w:ascii="Arial" w:hAnsi="Arial" w:eastAsia="Arial" w:cs="Arial"/>
          <w:noProof w:val="0"/>
          <w:color w:val="000000" w:themeColor="text1" w:themeTint="FF" w:themeShade="FF"/>
          <w:sz w:val="20"/>
          <w:szCs w:val="20"/>
          <w:lang w:val="en-US"/>
        </w:rPr>
        <w:t xml:space="preserve"> </w:t>
      </w:r>
      <w:r w:rsidRPr="4BF02C8C" w:rsidR="7BCF6A96">
        <w:rPr>
          <w:rFonts w:ascii="Arial" w:hAnsi="Arial" w:eastAsia="Arial" w:cs="Arial"/>
          <w:noProof w:val="0"/>
          <w:color w:val="000000" w:themeColor="text1" w:themeTint="FF" w:themeShade="FF"/>
          <w:sz w:val="20"/>
          <w:szCs w:val="20"/>
          <w:lang w:val="en-US"/>
        </w:rPr>
        <w:t>Because state tax rules can affect the incentive to itemize deductions, regional differences in how many filers itemize, and therefore in observed participation, may partly reflect differences in local tax polic</w:t>
      </w:r>
      <w:r w:rsidRPr="4BF02C8C" w:rsidR="106073F9">
        <w:rPr>
          <w:rFonts w:ascii="Arial" w:hAnsi="Arial" w:eastAsia="Arial" w:cs="Arial"/>
          <w:noProof w:val="0"/>
          <w:color w:val="000000" w:themeColor="text1" w:themeTint="FF" w:themeShade="FF"/>
          <w:sz w:val="20"/>
          <w:szCs w:val="20"/>
          <w:lang w:val="en-US"/>
        </w:rPr>
        <w:t>y. This is a contextual consideration only and was not examined in the present analysis.</w:t>
      </w:r>
      <w:r w:rsidRPr="4BF02C8C">
        <w:rPr>
          <w:rStyle w:val="FootnoteReference"/>
          <w:rFonts w:ascii="Arial" w:hAnsi="Arial" w:eastAsia="Arial" w:cs="Arial"/>
          <w:noProof w:val="0"/>
          <w:color w:val="000000" w:themeColor="text1" w:themeTint="FF" w:themeShade="FF"/>
          <w:sz w:val="20"/>
          <w:szCs w:val="20"/>
          <w:lang w:val="en-US"/>
        </w:rPr>
        <w:footnoteReference w:id="13451"/>
      </w:r>
    </w:p>
    <w:p w:rsidR="3EE0D071" w:rsidP="6A7B4749" w:rsidRDefault="3EE0D071" w14:paraId="5B50FF33" w14:textId="7D6625EB">
      <w:pPr>
        <w:pStyle w:val="Normal"/>
        <w:rPr>
          <w:rFonts w:ascii="Arial" w:hAnsi="Arial" w:eastAsia="Arial" w:cs="Arial"/>
          <w:noProof w:val="0"/>
          <w:color w:val="000000" w:themeColor="text1" w:themeTint="FF" w:themeShade="FF"/>
          <w:sz w:val="20"/>
          <w:szCs w:val="20"/>
          <w:lang w:val="en-US"/>
        </w:rPr>
      </w:pPr>
      <w:r w:rsidRPr="7D45F3BF" w:rsidR="3EE0D071">
        <w:rPr>
          <w:rFonts w:ascii="Arial" w:hAnsi="Arial" w:eastAsia="Arial" w:cs="Arial"/>
          <w:noProof w:val="0"/>
          <w:color w:val="000000" w:themeColor="text1" w:themeTint="FF" w:themeShade="FF"/>
          <w:sz w:val="20"/>
          <w:szCs w:val="20"/>
          <w:lang w:val="en-US"/>
        </w:rPr>
        <w:t xml:space="preserve">Table 4-2. Participation, </w:t>
      </w:r>
      <w:r w:rsidRPr="7D45F3BF" w:rsidR="036BAE89">
        <w:rPr>
          <w:rFonts w:ascii="Arial" w:hAnsi="Arial" w:eastAsia="Arial" w:cs="Arial"/>
          <w:noProof w:val="0"/>
          <w:color w:val="000000" w:themeColor="text1" w:themeTint="FF" w:themeShade="FF"/>
          <w:sz w:val="20"/>
          <w:szCs w:val="20"/>
          <w:lang w:val="en-US"/>
        </w:rPr>
        <w:t>I</w:t>
      </w:r>
      <w:r w:rsidRPr="7D45F3BF" w:rsidR="3EE0D071">
        <w:rPr>
          <w:rFonts w:ascii="Arial" w:hAnsi="Arial" w:eastAsia="Arial" w:cs="Arial"/>
          <w:noProof w:val="0"/>
          <w:color w:val="000000" w:themeColor="text1" w:themeTint="FF" w:themeShade="FF"/>
          <w:sz w:val="20"/>
          <w:szCs w:val="20"/>
          <w:lang w:val="en-US"/>
        </w:rPr>
        <w:t xml:space="preserve">temization, and the </w:t>
      </w:r>
      <w:r w:rsidRPr="7D45F3BF" w:rsidR="0CAA530D">
        <w:rPr>
          <w:rFonts w:ascii="Arial" w:hAnsi="Arial" w:eastAsia="Arial" w:cs="Arial"/>
          <w:noProof w:val="0"/>
          <w:color w:val="000000" w:themeColor="text1" w:themeTint="FF" w:themeShade="FF"/>
          <w:sz w:val="20"/>
          <w:szCs w:val="20"/>
          <w:lang w:val="en-US"/>
        </w:rPr>
        <w:t>P</w:t>
      </w:r>
      <w:r w:rsidRPr="7D45F3BF" w:rsidR="3EE0D071">
        <w:rPr>
          <w:rFonts w:ascii="Arial" w:hAnsi="Arial" w:eastAsia="Arial" w:cs="Arial"/>
          <w:noProof w:val="0"/>
          <w:color w:val="000000" w:themeColor="text1" w:themeTint="FF" w:themeShade="FF"/>
          <w:sz w:val="20"/>
          <w:szCs w:val="20"/>
          <w:lang w:val="en-US"/>
        </w:rPr>
        <w:t>articipation-to-</w:t>
      </w:r>
      <w:r w:rsidRPr="7D45F3BF" w:rsidR="0C0ECFC3">
        <w:rPr>
          <w:rFonts w:ascii="Arial" w:hAnsi="Arial" w:eastAsia="Arial" w:cs="Arial"/>
          <w:noProof w:val="0"/>
          <w:color w:val="000000" w:themeColor="text1" w:themeTint="FF" w:themeShade="FF"/>
          <w:sz w:val="20"/>
          <w:szCs w:val="20"/>
          <w:lang w:val="en-US"/>
        </w:rPr>
        <w:t>I</w:t>
      </w:r>
      <w:r w:rsidRPr="7D45F3BF" w:rsidR="3EE0D071">
        <w:rPr>
          <w:rFonts w:ascii="Arial" w:hAnsi="Arial" w:eastAsia="Arial" w:cs="Arial"/>
          <w:noProof w:val="0"/>
          <w:color w:val="000000" w:themeColor="text1" w:themeTint="FF" w:themeShade="FF"/>
          <w:sz w:val="20"/>
          <w:szCs w:val="20"/>
          <w:lang w:val="en-US"/>
        </w:rPr>
        <w:t xml:space="preserve">temization </w:t>
      </w:r>
      <w:r w:rsidRPr="7D45F3BF" w:rsidR="477B9B5C">
        <w:rPr>
          <w:rFonts w:ascii="Arial" w:hAnsi="Arial" w:eastAsia="Arial" w:cs="Arial"/>
          <w:noProof w:val="0"/>
          <w:color w:val="000000" w:themeColor="text1" w:themeTint="FF" w:themeShade="FF"/>
          <w:sz w:val="20"/>
          <w:szCs w:val="20"/>
          <w:lang w:val="en-US"/>
        </w:rPr>
        <w:t>R</w:t>
      </w:r>
      <w:r w:rsidRPr="7D45F3BF" w:rsidR="3EE0D071">
        <w:rPr>
          <w:rFonts w:ascii="Arial" w:hAnsi="Arial" w:eastAsia="Arial" w:cs="Arial"/>
          <w:noProof w:val="0"/>
          <w:color w:val="000000" w:themeColor="text1" w:themeTint="FF" w:themeShade="FF"/>
          <w:sz w:val="20"/>
          <w:szCs w:val="20"/>
          <w:lang w:val="en-US"/>
        </w:rPr>
        <w:t xml:space="preserve">atio by </w:t>
      </w:r>
      <w:r w:rsidRPr="7D45F3BF" w:rsidR="1431BAE0">
        <w:rPr>
          <w:rFonts w:ascii="Arial" w:hAnsi="Arial" w:eastAsia="Arial" w:cs="Arial"/>
          <w:noProof w:val="0"/>
          <w:color w:val="000000" w:themeColor="text1" w:themeTint="FF" w:themeShade="FF"/>
          <w:sz w:val="20"/>
          <w:szCs w:val="20"/>
          <w:lang w:val="en-US"/>
        </w:rPr>
        <w:t>R</w:t>
      </w:r>
      <w:r w:rsidRPr="7D45F3BF" w:rsidR="3EE0D071">
        <w:rPr>
          <w:rFonts w:ascii="Arial" w:hAnsi="Arial" w:eastAsia="Arial" w:cs="Arial"/>
          <w:noProof w:val="0"/>
          <w:color w:val="000000" w:themeColor="text1" w:themeTint="FF" w:themeShade="FF"/>
          <w:sz w:val="20"/>
          <w:szCs w:val="20"/>
          <w:lang w:val="en-US"/>
        </w:rPr>
        <w:t>egion</w:t>
      </w:r>
      <w:r w:rsidRPr="7D45F3BF" w:rsidR="3640C785">
        <w:rPr>
          <w:rFonts w:ascii="Arial" w:hAnsi="Arial" w:eastAsia="Arial" w:cs="Arial"/>
          <w:noProof w:val="0"/>
          <w:color w:val="000000" w:themeColor="text1" w:themeTint="FF" w:themeShade="FF"/>
          <w:sz w:val="20"/>
          <w:szCs w:val="20"/>
          <w:lang w:val="en-US"/>
        </w:rPr>
        <w:t xml:space="preserve"> (%)</w:t>
      </w:r>
    </w:p>
    <w:tbl>
      <w:tblPr>
        <w:tblStyle w:val="TableNormal"/>
        <w:bidiVisual w:val="0"/>
        <w:tblW w:w="0" w:type="auto"/>
        <w:tblLook w:val="06A0" w:firstRow="1" w:lastRow="0" w:firstColumn="1" w:lastColumn="0" w:noHBand="1" w:noVBand="1"/>
      </w:tblPr>
      <w:tblGrid>
        <w:gridCol w:w="2595"/>
        <w:gridCol w:w="1353"/>
        <w:gridCol w:w="1353"/>
        <w:gridCol w:w="1353"/>
        <w:gridCol w:w="1353"/>
        <w:gridCol w:w="1353"/>
      </w:tblGrid>
      <w:tr w:rsidR="7D45F3BF" w:rsidTr="7D45F3BF" w14:paraId="0832CB02">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3B941FD7" w:rsidP="7D45F3BF" w:rsidRDefault="3B941FD7" w14:paraId="09B2C3ED" w14:textId="450D3EF0">
            <w:pPr>
              <w:pStyle w:val="Normal"/>
              <w:suppressLineNumbers w:val="0"/>
              <w:bidi w:val="0"/>
              <w:spacing w:before="0" w:beforeAutospacing="off" w:after="0" w:afterAutospacing="off" w:line="279" w:lineRule="auto"/>
              <w:ind w:left="0" w:right="0"/>
              <w:jc w:val="center"/>
            </w:pPr>
            <w:r w:rsidRPr="7D45F3BF" w:rsidR="3B941FD7">
              <w:rPr>
                <w:rFonts w:ascii="Arial" w:hAnsi="Arial" w:eastAsia="Arial" w:cs="Arial"/>
                <w:b w:val="1"/>
                <w:bCs w:val="1"/>
                <w:color w:val="000000" w:themeColor="text1" w:themeTint="FF" w:themeShade="FF"/>
                <w:sz w:val="20"/>
                <w:szCs w:val="20"/>
              </w:rPr>
              <w:t>Measure</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6BF64F06"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Black Hills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58CDE628"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Billings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4C03EA72"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Flagstaff</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2786D3AF"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Missoula</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3BDA320A"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Sioux Falls</w:t>
            </w:r>
          </w:p>
        </w:tc>
      </w:tr>
      <w:tr w:rsidR="7D45F3BF" w:rsidTr="7D45F3BF" w14:paraId="026E90FA">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B01FE8" w:rsidP="7D45F3BF" w:rsidRDefault="7DB01FE8" w14:paraId="02D46AFA" w14:textId="7F0DED67">
            <w:pPr>
              <w:pStyle w:val="Normal"/>
              <w:suppressLineNumbers w:val="0"/>
              <w:bidi w:val="0"/>
              <w:spacing w:before="0" w:beforeAutospacing="off" w:after="0" w:afterAutospacing="off" w:line="279" w:lineRule="auto"/>
              <w:ind w:left="0" w:right="0"/>
              <w:jc w:val="left"/>
            </w:pPr>
            <w:r w:rsidRPr="7D45F3BF" w:rsidR="7DB01FE8">
              <w:rPr>
                <w:rFonts w:ascii="Arial" w:hAnsi="Arial" w:eastAsia="Arial" w:cs="Arial"/>
                <w:color w:val="000000" w:themeColor="text1" w:themeTint="FF" w:themeShade="FF"/>
                <w:sz w:val="20"/>
                <w:szCs w:val="20"/>
              </w:rPr>
              <w:t>Participation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2E7F5C" w14:textId="3FCE2B12">
            <w:pPr>
              <w:spacing w:before="0" w:beforeAutospacing="off" w:after="0" w:afterAutospacing="off"/>
              <w:jc w:val="center"/>
              <w:rPr>
                <w:rFonts w:ascii="Arial" w:hAnsi="Arial" w:eastAsia="Arial" w:cs="Arial"/>
                <w:color w:val="000000" w:themeColor="text1" w:themeTint="FF" w:themeShade="FF"/>
                <w:sz w:val="20"/>
                <w:szCs w:val="20"/>
              </w:rPr>
            </w:pPr>
            <w:r w:rsidRPr="7D45F3BF" w:rsidR="7D45F3BF">
              <w:rPr>
                <w:rFonts w:ascii="Arial" w:hAnsi="Arial" w:eastAsia="Arial" w:cs="Arial"/>
                <w:color w:val="000000" w:themeColor="text1" w:themeTint="FF" w:themeShade="FF"/>
                <w:sz w:val="20"/>
                <w:szCs w:val="20"/>
                <w:lang w:val="en-US"/>
              </w:rPr>
              <w:t>3.5</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6E7689D" w14:textId="3916002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259C9860" w14:textId="292E87A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EF1409B" w14:textId="6E7AF821">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6.9</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C7DDF5" w14:textId="03A4CFE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4.7</w:t>
            </w:r>
          </w:p>
        </w:tc>
      </w:tr>
      <w:tr w:rsidR="7D45F3BF" w:rsidTr="7D45F3BF" w14:paraId="7FE6B4FC">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BBE056C" w:rsidP="7D45F3BF" w:rsidRDefault="5BBE056C" w14:paraId="285BC008" w14:textId="4BCC3561">
            <w:pPr>
              <w:pStyle w:val="Normal"/>
              <w:suppressLineNumbers w:val="0"/>
              <w:bidi w:val="0"/>
              <w:spacing w:before="0" w:beforeAutospacing="off" w:after="0" w:afterAutospacing="off" w:line="279" w:lineRule="auto"/>
              <w:ind w:left="0" w:right="0"/>
              <w:jc w:val="left"/>
            </w:pPr>
            <w:r w:rsidRPr="7D45F3BF" w:rsidR="5BBE056C">
              <w:rPr>
                <w:rFonts w:ascii="Arial" w:hAnsi="Arial" w:eastAsia="Arial" w:cs="Arial"/>
                <w:color w:val="000000" w:themeColor="text1" w:themeTint="FF" w:themeShade="FF"/>
                <w:sz w:val="20"/>
                <w:szCs w:val="20"/>
              </w:rPr>
              <w:t>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F96A09A" w14:textId="53214C0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4.6</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FCC4353" w14:textId="306775C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668977B" w14:textId="56C81198">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37538FE" w14:textId="196AD7CA">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9.1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0A4407F" w14:textId="3CFCDED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5.6</w:t>
            </w:r>
          </w:p>
        </w:tc>
      </w:tr>
      <w:tr w:rsidR="7D45F3BF" w:rsidTr="7D45F3BF" w14:paraId="7BE46631">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A90E3C8" w:rsidP="7D45F3BF" w:rsidRDefault="3A90E3C8" w14:paraId="04F459E9" w14:textId="3A361BB4">
            <w:pPr>
              <w:pStyle w:val="Normal"/>
              <w:suppressLineNumbers w:val="0"/>
              <w:bidi w:val="0"/>
              <w:spacing w:before="0" w:beforeAutospacing="off" w:after="0" w:afterAutospacing="off" w:line="279" w:lineRule="auto"/>
              <w:ind w:left="0" w:right="0"/>
              <w:jc w:val="left"/>
            </w:pPr>
            <w:r w:rsidRPr="7D45F3BF" w:rsidR="3A90E3C8">
              <w:rPr>
                <w:rFonts w:ascii="Arial" w:hAnsi="Arial" w:eastAsia="Arial" w:cs="Arial"/>
                <w:color w:val="000000" w:themeColor="text1" w:themeTint="FF" w:themeShade="FF"/>
                <w:sz w:val="20"/>
                <w:szCs w:val="20"/>
              </w:rPr>
              <w:t>Participation / 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5CB35B8" w14:textId="649E8E7E">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98AAB90" w14:textId="14D96EE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CE2DA85" w14:textId="0EFD0A6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80.8</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A7E6DD3" w14:textId="34DD758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0B6150B6" w14:textId="35DCE69C">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83.8</w:t>
            </w:r>
          </w:p>
        </w:tc>
      </w:tr>
    </w:tbl>
    <w:p w:rsidR="6F1EFA6E" w:rsidP="7D45F3BF" w:rsidRDefault="6F1EFA6E" w14:paraId="5D0714FA" w14:textId="5BF9B6B9">
      <w:pPr>
        <w:pStyle w:val="Normal"/>
        <w:bidi w:val="0"/>
        <w:spacing w:before="240" w:beforeAutospacing="off"/>
        <w:rPr>
          <w:rFonts w:ascii="Aptos" w:hAnsi="Aptos" w:eastAsia="Aptos" w:cs="Aptos"/>
          <w:noProof w:val="0"/>
          <w:color w:val="000000" w:themeColor="text1" w:themeTint="FF" w:themeShade="FF"/>
          <w:sz w:val="22"/>
          <w:szCs w:val="22"/>
          <w:lang w:val="en-US"/>
        </w:rPr>
      </w:pPr>
      <w:r w:rsidRPr="7D45F3BF" w:rsidR="6F1EFA6E">
        <w:rPr>
          <w:rFonts w:ascii="Aptos" w:hAnsi="Aptos" w:eastAsia="Aptos" w:cs="Aptos"/>
          <w:noProof w:val="0"/>
          <w:color w:val="000000" w:themeColor="text1" w:themeTint="FF" w:themeShade="FF"/>
          <w:sz w:val="22"/>
          <w:szCs w:val="22"/>
          <w:lang w:val="en-US"/>
        </w:rPr>
        <w:t>Table 4-3. Itemization Rate (%) by Income Group and Region</w:t>
      </w:r>
    </w:p>
    <w:tbl>
      <w:tblPr>
        <w:tblStyle w:val="TableNormal"/>
        <w:bidiVisual w:val="0"/>
        <w:tblW w:w="0" w:type="auto"/>
        <w:tblLook w:val="06A0" w:firstRow="1" w:lastRow="0" w:firstColumn="1" w:lastColumn="0" w:noHBand="1" w:noVBand="1"/>
      </w:tblPr>
      <w:tblGrid>
        <w:gridCol w:w="2160"/>
        <w:gridCol w:w="1575"/>
        <w:gridCol w:w="1305"/>
        <w:gridCol w:w="1440"/>
        <w:gridCol w:w="1440"/>
        <w:gridCol w:w="1440"/>
      </w:tblGrid>
      <w:tr w:rsidR="6A7B4749" w:rsidTr="7D45F3BF" w14:paraId="0509BE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A73138F" w14:textId="6D3774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Income group</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EE9D9EF"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B86E1AB"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82D7F85"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A357117"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2398B8F"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Sioux Falls</w:t>
            </w:r>
          </w:p>
        </w:tc>
      </w:tr>
      <w:tr w:rsidR="6A7B4749" w:rsidTr="7D45F3BF" w14:paraId="29DAC216">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7BFB5CF" w14:textId="16C97AFE">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Low (&lt;$50k)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E6DE980" w14:textId="6C92B58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2FB606" w14:textId="717CA44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1DAB88" w14:textId="020226E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47B29A3" w14:textId="64B02C6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1EE313D" w14:textId="3EB88259">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r>
      <w:tr w:rsidR="6A7B4749" w:rsidTr="7D45F3BF" w14:paraId="39AD3DDC">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D638D38" w14:textId="60BF9E57">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Middle ($50k–$100k)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9C6AA75" w14:textId="227E7FC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5020E3D" w14:textId="3240F80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8E62609" w14:textId="77A3FCD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FB888CA" w14:textId="53A9E4F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10.6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FB22B89" w14:textId="5A6799E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r>
      <w:tr w:rsidR="6A7B4749" w:rsidTr="7D45F3BF" w14:paraId="6223301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1F53E41" w14:textId="32E229B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High (≥$100k)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9E1B5F3" w14:textId="3128C72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12.7</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E5E49D7" w14:textId="3F0340E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20.8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D15FD2F" w14:textId="787C9BC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CDB5EC3" w14:textId="5A79A5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0863981" w14:textId="38DD3BE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13.8</w:t>
            </w:r>
          </w:p>
        </w:tc>
      </w:tr>
      <w:tr w:rsidR="6A7B4749" w:rsidTr="7D45F3BF" w14:paraId="22006281">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9ADA04" w14:textId="6B11395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Region overall</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E51E034" w14:textId="730D617E">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22D4414" w14:textId="2A79DA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8.4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E4530A2" w14:textId="56DB9E3F">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2E78C17" w14:textId="1779EB21">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51AB71" w14:textId="688B4B7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5.6</w:t>
            </w:r>
          </w:p>
        </w:tc>
      </w:tr>
    </w:tbl>
    <w:p w:rsidR="02BD5B11" w:rsidP="6A7B4749" w:rsidRDefault="02BD5B11" w14:paraId="7C200D42" w14:textId="53279DB9">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6A7B4749" w:rsidR="02BD5B11">
        <w:rPr>
          <w:rFonts w:ascii="Arial" w:hAnsi="Arial" w:eastAsia="Arial" w:cs="Arial"/>
          <w:b w:val="1"/>
          <w:bCs w:val="1"/>
          <w:noProof w:val="0"/>
          <w:color w:val="000000" w:themeColor="text1" w:themeTint="FF" w:themeShade="FF"/>
          <w:sz w:val="20"/>
          <w:szCs w:val="20"/>
          <w:lang w:val="en-US"/>
        </w:rPr>
        <w:t>Average Contribution per Donor</w:t>
      </w:r>
    </w:p>
    <w:p w:rsidR="6926CB38" w:rsidP="7D45F3BF" w:rsidRDefault="6926CB38" w14:paraId="70C4D1BA" w14:textId="542FE46D">
      <w:pPr>
        <w:pStyle w:val="Normal"/>
        <w:rPr>
          <w:rFonts w:ascii="Arial" w:hAnsi="Arial" w:eastAsia="Arial" w:cs="Arial"/>
          <w:noProof w:val="0"/>
          <w:color w:val="000000" w:themeColor="text1" w:themeTint="FF" w:themeShade="FF"/>
          <w:sz w:val="20"/>
          <w:szCs w:val="20"/>
          <w:lang w:val="en-US"/>
        </w:rPr>
      </w:pPr>
      <w:r w:rsidRPr="7D45F3BF" w:rsidR="6926CB38">
        <w:rPr>
          <w:rFonts w:ascii="Arial" w:hAnsi="Arial" w:eastAsia="Arial" w:cs="Arial"/>
          <w:noProof w:val="0"/>
          <w:color w:val="000000" w:themeColor="text1" w:themeTint="FF" w:themeShade="FF"/>
          <w:sz w:val="20"/>
          <w:szCs w:val="20"/>
          <w:lang w:val="en-US"/>
        </w:rPr>
        <w:t xml:space="preserve">Average annual contribution per donor is total charitable contributions divided by the number of returns that </w:t>
      </w:r>
      <w:r w:rsidRPr="7D45F3BF" w:rsidR="6926CB38">
        <w:rPr>
          <w:rFonts w:ascii="Arial" w:hAnsi="Arial" w:eastAsia="Arial" w:cs="Arial"/>
          <w:noProof w:val="0"/>
          <w:color w:val="000000" w:themeColor="text1" w:themeTint="FF" w:themeShade="FF"/>
          <w:sz w:val="20"/>
          <w:szCs w:val="20"/>
          <w:lang w:val="en-US"/>
        </w:rPr>
        <w:t>report</w:t>
      </w:r>
      <w:r w:rsidRPr="7D45F3BF" w:rsidR="6926CB38">
        <w:rPr>
          <w:rFonts w:ascii="Arial" w:hAnsi="Arial" w:eastAsia="Arial" w:cs="Arial"/>
          <w:noProof w:val="0"/>
          <w:color w:val="000000" w:themeColor="text1" w:themeTint="FF" w:themeShade="FF"/>
          <w:sz w:val="20"/>
          <w:szCs w:val="20"/>
          <w:lang w:val="en-US"/>
        </w:rPr>
        <w:t xml:space="preserve"> them. This reflects how much participating donors give rather than the size of any single gift, since the data report annual totals per return rather than individual donations.</w:t>
      </w:r>
    </w:p>
    <w:p w:rsidR="6926CB38" w:rsidP="6A7B4749" w:rsidRDefault="6926CB38" w14:paraId="6841C4D8" w14:textId="245C0563">
      <w:pPr>
        <w:pStyle w:val="Normal"/>
        <w:rPr>
          <w:rFonts w:ascii="Arial" w:hAnsi="Arial" w:eastAsia="Arial" w:cs="Arial"/>
          <w:noProof w:val="0"/>
          <w:color w:val="000000" w:themeColor="text1" w:themeTint="FF" w:themeShade="FF"/>
          <w:sz w:val="20"/>
          <w:szCs w:val="20"/>
          <w:lang w:val="en-US"/>
        </w:rPr>
      </w:pPr>
      <w:r w:rsidRPr="7D45F3BF" w:rsidR="6926CB38">
        <w:rPr>
          <w:rFonts w:ascii="Arial" w:hAnsi="Arial" w:eastAsia="Arial" w:cs="Arial"/>
          <w:noProof w:val="0"/>
          <w:color w:val="000000" w:themeColor="text1" w:themeTint="FF" w:themeShade="FF"/>
          <w:sz w:val="20"/>
          <w:szCs w:val="20"/>
          <w:lang w:val="en-US"/>
        </w:rPr>
        <w:t xml:space="preserve">Among participating donors, Black </w:t>
      </w:r>
      <w:r w:rsidRPr="7D45F3BF" w:rsidR="6926CB38">
        <w:rPr>
          <w:rFonts w:ascii="Arial" w:hAnsi="Arial" w:eastAsia="Arial" w:cs="Arial"/>
          <w:noProof w:val="0"/>
          <w:color w:val="000000" w:themeColor="text1" w:themeTint="FF" w:themeShade="FF"/>
          <w:sz w:val="20"/>
          <w:szCs w:val="20"/>
          <w:lang w:val="en-US"/>
        </w:rPr>
        <w:t>Hills</w:t>
      </w:r>
      <w:r w:rsidRPr="7D45F3BF" w:rsidR="7A79BC7D">
        <w:rPr>
          <w:rFonts w:ascii="Arial" w:hAnsi="Arial" w:eastAsia="Arial" w:cs="Arial"/>
          <w:noProof w:val="0"/>
          <w:color w:val="000000" w:themeColor="text1" w:themeTint="FF" w:themeShade="FF"/>
          <w:sz w:val="20"/>
          <w:szCs w:val="20"/>
          <w:lang w:val="en-US"/>
        </w:rPr>
        <w:t xml:space="preserve"> give</w:t>
      </w:r>
      <w:r w:rsidRPr="7D45F3BF" w:rsidR="18161237">
        <w:rPr>
          <w:rFonts w:ascii="Arial" w:hAnsi="Arial" w:eastAsia="Arial" w:cs="Arial"/>
          <w:noProof w:val="0"/>
          <w:color w:val="000000" w:themeColor="text1" w:themeTint="FF" w:themeShade="FF"/>
          <w:sz w:val="20"/>
          <w:szCs w:val="20"/>
          <w:lang w:val="en-US"/>
        </w:rPr>
        <w:t>s</w:t>
      </w:r>
      <w:r w:rsidRPr="7D45F3BF" w:rsidR="7A79BC7D">
        <w:rPr>
          <w:rFonts w:ascii="Arial" w:hAnsi="Arial" w:eastAsia="Arial" w:cs="Arial"/>
          <w:noProof w:val="0"/>
          <w:color w:val="000000" w:themeColor="text1" w:themeTint="FF" w:themeShade="FF"/>
          <w:sz w:val="20"/>
          <w:szCs w:val="20"/>
          <w:lang w:val="en-US"/>
        </w:rPr>
        <w:t xml:space="preserve"> competitively across all income groups. </w:t>
      </w:r>
      <w:r w:rsidRPr="7D45F3BF" w:rsidR="3969AA19">
        <w:rPr>
          <w:rFonts w:ascii="Arial" w:hAnsi="Arial" w:eastAsia="Arial" w:cs="Arial"/>
          <w:noProof w:val="0"/>
          <w:color w:val="000000" w:themeColor="text1" w:themeTint="FF" w:themeShade="FF"/>
          <w:sz w:val="20"/>
          <w:szCs w:val="20"/>
          <w:lang w:val="en-US"/>
        </w:rPr>
        <w:t xml:space="preserve">Black Hills ranks first in the </w:t>
      </w:r>
      <w:r w:rsidRPr="7D45F3BF" w:rsidR="3576648D">
        <w:rPr>
          <w:rFonts w:ascii="Arial" w:hAnsi="Arial" w:eastAsia="Arial" w:cs="Arial"/>
          <w:noProof w:val="0"/>
          <w:color w:val="000000" w:themeColor="text1" w:themeTint="FF" w:themeShade="FF"/>
          <w:sz w:val="20"/>
          <w:szCs w:val="20"/>
          <w:lang w:val="en-US"/>
        </w:rPr>
        <w:t>Middle-income</w:t>
      </w:r>
      <w:r w:rsidRPr="7D45F3BF" w:rsidR="3969AA19">
        <w:rPr>
          <w:rFonts w:ascii="Arial" w:hAnsi="Arial" w:eastAsia="Arial" w:cs="Arial"/>
          <w:noProof w:val="0"/>
          <w:color w:val="000000" w:themeColor="text1" w:themeTint="FF" w:themeShade="FF"/>
          <w:sz w:val="20"/>
          <w:szCs w:val="20"/>
          <w:lang w:val="en-US"/>
        </w:rPr>
        <w:t xml:space="preserve"> group and second in the </w:t>
      </w:r>
      <w:r w:rsidRPr="7D45F3BF" w:rsidR="035A4E6B">
        <w:rPr>
          <w:rFonts w:ascii="Arial" w:hAnsi="Arial" w:eastAsia="Arial" w:cs="Arial"/>
          <w:noProof w:val="0"/>
          <w:color w:val="000000" w:themeColor="text1" w:themeTint="FF" w:themeShade="FF"/>
          <w:sz w:val="20"/>
          <w:szCs w:val="20"/>
          <w:lang w:val="en-US"/>
        </w:rPr>
        <w:t>Low- and High-income</w:t>
      </w:r>
      <w:r w:rsidRPr="7D45F3BF" w:rsidR="3969AA19">
        <w:rPr>
          <w:rFonts w:ascii="Arial" w:hAnsi="Arial" w:eastAsia="Arial" w:cs="Arial"/>
          <w:noProof w:val="0"/>
          <w:color w:val="000000" w:themeColor="text1" w:themeTint="FF" w:themeShade="FF"/>
          <w:sz w:val="20"/>
          <w:szCs w:val="20"/>
          <w:lang w:val="en-US"/>
        </w:rPr>
        <w:t xml:space="preserve"> groups, behind only Sioux Falls. Overall, Black Hills ranks second among the five regions, </w:t>
      </w:r>
      <w:r w:rsidRPr="7D45F3BF" w:rsidR="33B62C36">
        <w:rPr>
          <w:rFonts w:ascii="Arial" w:hAnsi="Arial" w:eastAsia="Arial" w:cs="Arial"/>
          <w:noProof w:val="0"/>
          <w:color w:val="000000" w:themeColor="text1" w:themeTint="FF" w:themeShade="FF"/>
          <w:sz w:val="20"/>
          <w:szCs w:val="20"/>
          <w:lang w:val="en-US"/>
        </w:rPr>
        <w:t>again behind Sioux Falls and well above the other three benchmarks.</w:t>
      </w:r>
    </w:p>
    <w:p w:rsidR="6926CB38" w:rsidP="6A7B4749" w:rsidRDefault="6926CB38" w14:paraId="34C6AA25" w14:textId="7513CA61">
      <w:pPr>
        <w:pStyle w:val="Normal"/>
        <w:rPr>
          <w:rFonts w:ascii="Arial" w:hAnsi="Arial" w:eastAsia="Arial" w:cs="Arial"/>
          <w:noProof w:val="0"/>
          <w:color w:val="000000" w:themeColor="text1" w:themeTint="FF" w:themeShade="FF"/>
          <w:sz w:val="20"/>
          <w:szCs w:val="20"/>
          <w:lang w:val="en-US"/>
        </w:rPr>
      </w:pPr>
      <w:r w:rsidRPr="6A7B4749" w:rsidR="6926CB38">
        <w:rPr>
          <w:rFonts w:ascii="Arial" w:hAnsi="Arial" w:eastAsia="Arial" w:cs="Arial"/>
          <w:noProof w:val="0"/>
          <w:color w:val="000000" w:themeColor="text1" w:themeTint="FF" w:themeShade="FF"/>
          <w:sz w:val="20"/>
          <w:szCs w:val="20"/>
          <w:lang w:val="en-US"/>
        </w:rPr>
        <w:t>Table 4-4. Average Annual Charitable Contributions per Donor by Income Group and Region, among returns reporting contributions</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D45F3BF" w14:paraId="61BF834D">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5FD863BA" w14:textId="6472580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4C7DF76" w14:textId="2E66137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3B4B217" w14:textId="6C3F5B8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C750C49" w14:textId="315938D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B09D80B" w14:textId="23AE2138">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750533D" w14:textId="71F9359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D45F3BF" w14:paraId="6939D08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2A264EC" w14:textId="7B14267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6A144E2" w14:textId="021B33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$3,997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E068DF7" w14:textId="1A6A1E2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6968B6C" w14:textId="36ED7F3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$3,865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DBE1DB7" w14:textId="224D2C1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$3,259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D58938" w14:textId="51889B4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$5,260</w:t>
            </w:r>
          </w:p>
        </w:tc>
      </w:tr>
      <w:tr w:rsidR="6A7B4749" w:rsidTr="7D45F3BF" w14:paraId="0C3D364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C25CD4" w14:textId="2C6FB9B5">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E2F91A2" w14:textId="00BCD44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$7,826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4996B3F" w14:textId="7900508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$5,132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FC5039" w14:textId="73D8396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$6,386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5E42E68" w14:textId="7817F7C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8B38B2" w14:textId="04D21C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$7,446</w:t>
            </w:r>
          </w:p>
        </w:tc>
      </w:tr>
      <w:tr w:rsidR="6A7B4749" w:rsidTr="7D45F3BF" w14:paraId="5F3F86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B22CBC" w14:textId="1B6D266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0D393F" w14:textId="7AA7E3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$28,061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B2FDB16" w14:textId="587B748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$22,871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11B1EA" w14:textId="768BB86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$19,566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1C97E1" w14:textId="7608ACD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$27,344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4870A5F" w14:textId="4F64CBA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$36,212</w:t>
            </w:r>
            <w:commentRangeStart w:id="2114819365"/>
            <w:commentRangeEnd w:id="2114819365"/>
            <w:r>
              <w:rPr>
                <w:rStyle w:val="CommentReference"/>
              </w:rPr>
              <w:commentReference w:id="2114819365"/>
            </w:r>
          </w:p>
        </w:tc>
      </w:tr>
      <w:tr w:rsidR="7D45F3BF" w:rsidTr="7D45F3BF" w14:paraId="6E129C45">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C695782" w:rsidP="7D45F3BF" w:rsidRDefault="0C695782" w14:paraId="7F5C7950" w14:textId="78722B43">
            <w:pPr>
              <w:pStyle w:val="Normal"/>
              <w:bidi w:val="0"/>
              <w:spacing w:after="0" w:afterAutospacing="off" w:line="240" w:lineRule="auto"/>
              <w:rPr>
                <w:rFonts w:ascii="Arial" w:hAnsi="Arial" w:eastAsia="Arial" w:cs="Arial"/>
                <w:color w:val="000000" w:themeColor="text1" w:themeTint="FF" w:themeShade="FF"/>
                <w:sz w:val="20"/>
                <w:szCs w:val="20"/>
              </w:rPr>
            </w:pPr>
            <w:r w:rsidRPr="7D45F3BF" w:rsidR="0C695782">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2900DB3" w:rsidP="7D45F3BF" w:rsidRDefault="02900DB3" w14:paraId="7D51096B" w14:textId="32581314">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02900DB3">
              <w:rPr>
                <w:rFonts w:ascii="Arial" w:hAnsi="Arial" w:eastAsia="Arial" w:cs="Arial"/>
                <w:color w:val="000000" w:themeColor="text1" w:themeTint="FF" w:themeShade="FF"/>
                <w:sz w:val="20"/>
                <w:szCs w:val="20"/>
              </w:rPr>
              <w:t>$</w:t>
            </w:r>
            <w:r w:rsidRPr="7D45F3BF" w:rsidR="308DB30D">
              <w:rPr>
                <w:rFonts w:ascii="Arial" w:hAnsi="Arial" w:eastAsia="Arial" w:cs="Arial"/>
                <w:color w:val="000000" w:themeColor="text1" w:themeTint="FF" w:themeShade="FF"/>
                <w:sz w:val="20"/>
                <w:szCs w:val="20"/>
              </w:rPr>
              <w:t>21,014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3BD7EE49" w14:textId="6216D7CF">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000000" w:themeColor="text1" w:themeTint="FF" w:themeShade="FF"/>
                <w:sz w:val="20"/>
                <w:szCs w:val="20"/>
              </w:rPr>
              <w:t>$16,337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55C45A3A" w14:textId="48E68959">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000000" w:themeColor="text1" w:themeTint="FF" w:themeShade="FF"/>
                <w:sz w:val="20"/>
                <w:szCs w:val="20"/>
              </w:rPr>
              <w:t>$15,096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4A30963F" w14:textId="3C319C06">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000000" w:themeColor="text1" w:themeTint="FF" w:themeShade="FF"/>
                <w:sz w:val="20"/>
                <w:szCs w:val="20"/>
              </w:rPr>
              <w:t>$</w:t>
            </w:r>
            <w:r w:rsidRPr="7D45F3BF" w:rsidR="308DB30D">
              <w:rPr>
                <w:rFonts w:ascii="Arial" w:hAnsi="Arial" w:eastAsia="Arial" w:cs="Arial"/>
                <w:noProof w:val="0"/>
                <w:color w:val="000000" w:themeColor="text1" w:themeTint="FF" w:themeShade="FF"/>
                <w:sz w:val="19"/>
                <w:szCs w:val="19"/>
                <w:lang w:val="en-US"/>
              </w:rPr>
              <w:t>18,497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29DB4651" w14:textId="5DAAE201">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D45F3BF" w:rsidR="308DB30D">
              <w:rPr>
                <w:rFonts w:ascii="Arial" w:hAnsi="Arial" w:eastAsia="Arial" w:cs="Arial"/>
                <w:color w:val="000000" w:themeColor="text1" w:themeTint="FF" w:themeShade="FF"/>
                <w:sz w:val="20"/>
                <w:szCs w:val="20"/>
              </w:rPr>
              <w:t>$27,193</w:t>
            </w:r>
          </w:p>
        </w:tc>
      </w:tr>
    </w:tbl>
    <w:p w:rsidR="6A7B4749" w:rsidP="6A7B4749" w:rsidRDefault="6A7B4749" w14:paraId="375E495E" w14:textId="2A04EB14">
      <w:pPr>
        <w:pStyle w:val="Normal"/>
        <w:rPr>
          <w:rFonts w:ascii="Arial" w:hAnsi="Arial" w:eastAsia="Arial" w:cs="Arial"/>
          <w:noProof w:val="0"/>
          <w:color w:val="000000" w:themeColor="text1" w:themeTint="FF" w:themeShade="FF"/>
          <w:sz w:val="20"/>
          <w:szCs w:val="20"/>
          <w:lang w:val="en-US"/>
        </w:rPr>
      </w:pPr>
    </w:p>
    <w:p w:rsidR="0DD25A09" w:rsidP="6A7B4749" w:rsidRDefault="0DD25A09" w14:paraId="71F51596" w14:textId="26D72F41">
      <w:pPr>
        <w:pStyle w:val="Normal"/>
        <w:rPr>
          <w:rFonts w:ascii="Arial" w:hAnsi="Arial" w:eastAsia="Arial" w:cs="Arial"/>
          <w:noProof w:val="0"/>
          <w:color w:val="000000" w:themeColor="text1" w:themeTint="FF" w:themeShade="FF"/>
          <w:sz w:val="20"/>
          <w:szCs w:val="20"/>
          <w:lang w:val="en-US"/>
        </w:rPr>
      </w:pPr>
      <w:r w:rsidRPr="6A7B4749" w:rsidR="0DD25A09">
        <w:rPr>
          <w:rFonts w:ascii="Arial" w:hAnsi="Arial" w:eastAsia="Arial" w:cs="Arial"/>
          <w:noProof w:val="0"/>
          <w:color w:val="000000" w:themeColor="text1" w:themeTint="FF" w:themeShade="FF"/>
          <w:sz w:val="20"/>
          <w:szCs w:val="20"/>
          <w:lang w:val="en-US"/>
        </w:rPr>
        <w:t xml:space="preserve">Figure 4-2. </w:t>
      </w:r>
      <w:r w:rsidRPr="6A7B4749" w:rsidR="0DD25A09">
        <w:rPr>
          <w:rFonts w:ascii="Arial" w:hAnsi="Arial" w:eastAsia="Arial" w:cs="Arial"/>
          <w:noProof w:val="0"/>
          <w:color w:val="000000" w:themeColor="text1" w:themeTint="FF" w:themeShade="FF"/>
          <w:sz w:val="20"/>
          <w:szCs w:val="20"/>
          <w:lang w:val="en-US"/>
        </w:rPr>
        <w:t>Average Annual Charitable Contributions per Donor by Income Group and Region, among returns reporting contributions</w:t>
      </w:r>
    </w:p>
    <w:p w:rsidR="0DD25A09" w:rsidP="6A7B4749" w:rsidRDefault="0DD25A09" w14:paraId="533E6E10" w14:textId="1CB93575">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0DD25A09">
        <w:drawing>
          <wp:inline wp14:editId="46A69839" wp14:anchorId="54C6155E">
            <wp:extent cx="5486400" cy="3657600"/>
            <wp:effectExtent l="0" t="0" r="0" b="0"/>
            <wp:docPr id="572348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348041" name="Picture 572348041"/>
                    <pic:cNvPicPr/>
                  </pic:nvPicPr>
                  <pic:blipFill>
                    <a:blip xmlns:r="http://schemas.openxmlformats.org/officeDocument/2006/relationships" r:embed="rId199600728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r w:rsidRPr="6A7B4749" w:rsidR="59CD6C88">
        <w:rPr>
          <w:rFonts w:ascii="Arial" w:hAnsi="Arial" w:eastAsia="Arial" w:cs="Arial"/>
          <w:b w:val="1"/>
          <w:bCs w:val="1"/>
          <w:noProof w:val="0"/>
          <w:color w:val="000000" w:themeColor="text1" w:themeTint="FF" w:themeShade="FF"/>
          <w:sz w:val="20"/>
          <w:szCs w:val="20"/>
          <w:lang w:val="en-US"/>
        </w:rPr>
        <w:t>Giving Relative to Income</w:t>
      </w:r>
    </w:p>
    <w:p w:rsidR="7FEEC013" w:rsidP="6A7B4749" w:rsidRDefault="7FEEC013" w14:paraId="4ECC5253" w14:textId="458833FB">
      <w:pPr>
        <w:pStyle w:val="Normal"/>
        <w:rPr>
          <w:rFonts w:ascii="Arial" w:hAnsi="Arial" w:eastAsia="Arial" w:cs="Arial"/>
          <w:noProof w:val="0"/>
          <w:color w:val="000000" w:themeColor="text1" w:themeTint="FF" w:themeShade="FF"/>
          <w:sz w:val="20"/>
          <w:szCs w:val="20"/>
          <w:lang w:val="en-US"/>
        </w:rPr>
      </w:pPr>
      <w:r w:rsidRPr="4BF02C8C" w:rsidR="7FEEC013">
        <w:rPr>
          <w:rFonts w:ascii="Arial" w:hAnsi="Arial" w:eastAsia="Arial" w:cs="Arial"/>
          <w:noProof w:val="0"/>
          <w:color w:val="000000" w:themeColor="text1" w:themeTint="FF" w:themeShade="FF"/>
          <w:sz w:val="20"/>
          <w:szCs w:val="20"/>
          <w:lang w:val="en-US"/>
        </w:rPr>
        <w:t>Two measures relate giving to income. The region-wide measure divides total contributions by the total adjusted gross income of all taxpayers, which shows the share of a region's income that goes to charity. The itemizer-conditional measure divides total contributions by the estimated adjusted gross income of itemizers only, which shows the share of itemizers' income that is deducted as donations. The two measures place the Black Hills region quite differently.</w:t>
      </w:r>
      <w:r w:rsidRPr="4BF02C8C" w:rsidR="0FE4D798">
        <w:rPr>
          <w:rFonts w:ascii="Arial" w:hAnsi="Arial" w:eastAsia="Arial" w:cs="Arial"/>
          <w:noProof w:val="0"/>
          <w:color w:val="000000" w:themeColor="text1" w:themeTint="FF" w:themeShade="FF"/>
          <w:sz w:val="20"/>
          <w:szCs w:val="20"/>
          <w:lang w:val="en-US"/>
        </w:rPr>
        <w:t xml:space="preserve"> Under the region-wide measure (Panel A)</w:t>
      </w:r>
      <w:r w:rsidRPr="4BF02C8C" w:rsidR="0FE4D798">
        <w:rPr>
          <w:rFonts w:ascii="Arial" w:hAnsi="Arial" w:eastAsia="Arial" w:cs="Arial"/>
          <w:noProof w:val="0"/>
          <w:color w:val="000000" w:themeColor="text1" w:themeTint="FF" w:themeShade="FF"/>
          <w:sz w:val="20"/>
          <w:szCs w:val="20"/>
          <w:lang w:val="en-US"/>
        </w:rPr>
        <w:t xml:space="preserve"> it</w:t>
      </w:r>
      <w:r w:rsidRPr="4BF02C8C" w:rsidR="0FE4D798">
        <w:rPr>
          <w:rFonts w:ascii="Arial" w:hAnsi="Arial" w:eastAsia="Arial" w:cs="Arial"/>
          <w:noProof w:val="0"/>
          <w:color w:val="000000" w:themeColor="text1" w:themeTint="FF" w:themeShade="FF"/>
          <w:sz w:val="20"/>
          <w:szCs w:val="20"/>
          <w:lang w:val="en-US"/>
        </w:rPr>
        <w:t xml:space="preserve"> is the lowest in every income group. Under the itemizer-conditional measure (Panel B) it moves toward the middle or top of the range, ranking first in the </w:t>
      </w:r>
      <w:r w:rsidRPr="4BF02C8C" w:rsidR="200BD969">
        <w:rPr>
          <w:rFonts w:ascii="Arial" w:hAnsi="Arial" w:eastAsia="Arial" w:cs="Arial"/>
          <w:noProof w:val="0"/>
          <w:color w:val="000000" w:themeColor="text1" w:themeTint="FF" w:themeShade="FF"/>
          <w:sz w:val="20"/>
          <w:szCs w:val="20"/>
          <w:lang w:val="en-US"/>
        </w:rPr>
        <w:t>middle-income</w:t>
      </w:r>
      <w:r w:rsidRPr="4BF02C8C" w:rsidR="0FE4D798">
        <w:rPr>
          <w:rFonts w:ascii="Arial" w:hAnsi="Arial" w:eastAsia="Arial" w:cs="Arial"/>
          <w:noProof w:val="0"/>
          <w:color w:val="000000" w:themeColor="text1" w:themeTint="FF" w:themeShade="FF"/>
          <w:sz w:val="20"/>
          <w:szCs w:val="20"/>
          <w:lang w:val="en-US"/>
        </w:rPr>
        <w:t xml:space="preserve"> group and second overall. The contrast shows that the low region-wide ratio has more to do with how many filers report giving than with how much itemizers </w:t>
      </w:r>
      <w:bookmarkStart w:name="_Int_RACvObdU" w:id="1629182020"/>
      <w:r w:rsidRPr="4BF02C8C" w:rsidR="0FE4D798">
        <w:rPr>
          <w:rFonts w:ascii="Arial" w:hAnsi="Arial" w:eastAsia="Arial" w:cs="Arial"/>
          <w:noProof w:val="0"/>
          <w:color w:val="000000" w:themeColor="text1" w:themeTint="FF" w:themeShade="FF"/>
          <w:sz w:val="20"/>
          <w:szCs w:val="20"/>
          <w:lang w:val="en-US"/>
        </w:rPr>
        <w:t>actually give</w:t>
      </w:r>
      <w:bookmarkEnd w:id="1629182020"/>
      <w:r w:rsidRPr="4BF02C8C" w:rsidR="0FE4D798">
        <w:rPr>
          <w:rFonts w:ascii="Arial" w:hAnsi="Arial" w:eastAsia="Arial" w:cs="Arial"/>
          <w:noProof w:val="0"/>
          <w:color w:val="000000" w:themeColor="text1" w:themeTint="FF" w:themeShade="FF"/>
          <w:sz w:val="20"/>
          <w:szCs w:val="20"/>
          <w:lang w:val="en-US"/>
        </w:rPr>
        <w:t>.</w:t>
      </w:r>
    </w:p>
    <w:p w:rsidR="0FE4D798" w:rsidP="6A7B4749" w:rsidRDefault="0FE4D798" w14:paraId="1E64C4BA" w14:textId="4FA74490">
      <w:pPr>
        <w:pStyle w:val="Normal"/>
        <w:rPr>
          <w:rFonts w:ascii="Arial" w:hAnsi="Arial" w:eastAsia="Arial" w:cs="Arial"/>
          <w:noProof w:val="0"/>
          <w:color w:val="000000" w:themeColor="text1" w:themeTint="FF" w:themeShade="FF"/>
          <w:sz w:val="20"/>
          <w:szCs w:val="20"/>
          <w:lang w:val="en-US"/>
        </w:rPr>
      </w:pPr>
      <w:r w:rsidRPr="7D45F3BF" w:rsidR="0FE4D798">
        <w:rPr>
          <w:rFonts w:ascii="Arial" w:hAnsi="Arial" w:eastAsia="Arial" w:cs="Arial"/>
          <w:noProof w:val="0"/>
          <w:color w:val="000000" w:themeColor="text1" w:themeTint="FF" w:themeShade="FF"/>
          <w:sz w:val="20"/>
          <w:szCs w:val="20"/>
          <w:lang w:val="en-US"/>
        </w:rPr>
        <w:t>Table 4-</w:t>
      </w:r>
      <w:r w:rsidRPr="7D45F3BF" w:rsidR="19D09C80">
        <w:rPr>
          <w:rFonts w:ascii="Arial" w:hAnsi="Arial" w:eastAsia="Arial" w:cs="Arial"/>
          <w:noProof w:val="0"/>
          <w:color w:val="000000" w:themeColor="text1" w:themeTint="FF" w:themeShade="FF"/>
          <w:sz w:val="20"/>
          <w:szCs w:val="20"/>
          <w:lang w:val="en-US"/>
        </w:rPr>
        <w:t>5</w:t>
      </w:r>
      <w:r w:rsidRPr="7D45F3BF" w:rsidR="0FE4D798">
        <w:rPr>
          <w:rFonts w:ascii="Arial" w:hAnsi="Arial" w:eastAsia="Arial" w:cs="Arial"/>
          <w:noProof w:val="0"/>
          <w:color w:val="000000" w:themeColor="text1" w:themeTint="FF" w:themeShade="FF"/>
          <w:sz w:val="20"/>
          <w:szCs w:val="20"/>
          <w:lang w:val="en-US"/>
        </w:rPr>
        <w:t>. Giving ratio (%) by Income Group and Region</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6A7B4749" w:rsidTr="7D45F3BF" w14:paraId="39B2061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E7B794A" w14:textId="000B006B">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FE66CEB"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893651D"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A891FE"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150C3AC2"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180097"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D45F3BF" w14:paraId="478EA0C7">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DA9B9C6" w:rsidP="6A7B4749" w:rsidRDefault="5DA9B9C6" w14:paraId="44E8C49E" w14:textId="504D89FD">
            <w:pPr>
              <w:pStyle w:val="Normal"/>
              <w:bidi w:val="0"/>
              <w:spacing w:after="0" w:afterAutospacing="off"/>
              <w:rPr>
                <w:rFonts w:ascii="Arial" w:hAnsi="Arial" w:eastAsia="Arial" w:cs="Arial"/>
                <w:noProof w:val="0"/>
                <w:color w:val="000000" w:themeColor="text1" w:themeTint="FF" w:themeShade="FF"/>
                <w:sz w:val="20"/>
                <w:szCs w:val="20"/>
                <w:lang w:val="en-US"/>
              </w:rPr>
            </w:pPr>
            <w:r w:rsidRPr="6A7B4749" w:rsidR="5DA9B9C6">
              <w:rPr>
                <w:rFonts w:ascii="Arial" w:hAnsi="Arial" w:eastAsia="Arial" w:cs="Arial"/>
                <w:noProof w:val="0"/>
                <w:color w:val="000000" w:themeColor="text1" w:themeTint="FF" w:themeShade="FF"/>
                <w:sz w:val="20"/>
                <w:szCs w:val="20"/>
                <w:lang w:val="en-US"/>
              </w:rPr>
              <w:t>Panel A. Region-wide (all returns)</w:t>
            </w:r>
          </w:p>
        </w:tc>
      </w:tr>
      <w:tr w:rsidR="6A7B4749" w:rsidTr="7D45F3BF" w14:paraId="1C11178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C683CFE" w14:textId="036C35F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5A6743" w14:textId="46350D6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09F342" w14:textId="02B25CE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D60C93" w14:textId="53846C3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993183" w14:textId="5B1C999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3BC5F6C" w14:textId="51B2102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0.26</w:t>
            </w:r>
          </w:p>
        </w:tc>
      </w:tr>
      <w:tr w:rsidR="6A7B4749" w:rsidTr="7D45F3BF" w14:paraId="79B92CA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6FC6A04" w14:textId="19EBE9C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AED73C" w14:textId="3343442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0.34</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5647C7" w14:textId="4E6E1D0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0.45</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63741F6" w14:textId="09BAF1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5541D4" w14:textId="066CF74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1C6E302" w14:textId="010522F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0.35</w:t>
            </w:r>
          </w:p>
        </w:tc>
      </w:tr>
      <w:tr w:rsidR="6A7B4749" w:rsidTr="7D45F3BF" w14:paraId="7CED96C8">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FE0685C" w14:textId="7FBD466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7EE9FE1" w14:textId="7AB7CEE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1.32</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78AE1A3" w14:textId="7E82B73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1.76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4AC354" w14:textId="171A77E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AB3080" w14:textId="391F10D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2.09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19733F3" w14:textId="6976481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1.69</w:t>
            </w:r>
          </w:p>
        </w:tc>
      </w:tr>
      <w:tr w:rsidR="6A7B4749" w:rsidTr="7D45F3BF" w14:paraId="7485B34E">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12D0004" w:rsidP="6A7B4749" w:rsidRDefault="212D0004" w14:paraId="3A028755" w14:textId="3BE2091C">
            <w:pPr>
              <w:pStyle w:val="Normal"/>
              <w:bidi w:val="0"/>
              <w:spacing w:after="0" w:afterAutospacing="off"/>
              <w:rPr>
                <w:rFonts w:ascii="Arial" w:hAnsi="Arial" w:eastAsia="Arial" w:cs="Arial"/>
                <w:color w:val="000000" w:themeColor="text1" w:themeTint="FF" w:themeShade="FF"/>
                <w:sz w:val="20"/>
                <w:szCs w:val="20"/>
              </w:rPr>
            </w:pPr>
            <w:r w:rsidRPr="6A7B4749" w:rsidR="212D0004">
              <w:rPr>
                <w:rFonts w:ascii="Arial" w:hAnsi="Arial" w:eastAsia="Arial" w:cs="Arial"/>
                <w:color w:val="000000" w:themeColor="text1" w:themeTint="FF" w:themeShade="FF"/>
                <w:sz w:val="20"/>
                <w:szCs w:val="20"/>
              </w:rPr>
              <w:t xml:space="preserve">Panel B. </w:t>
            </w:r>
            <w:r w:rsidRPr="6A7B4749" w:rsidR="212D0004">
              <w:rPr>
                <w:rFonts w:ascii="Arial" w:hAnsi="Arial" w:eastAsia="Arial" w:cs="Arial"/>
                <w:noProof w:val="0"/>
                <w:color w:val="000000" w:themeColor="text1" w:themeTint="FF" w:themeShade="FF"/>
                <w:sz w:val="20"/>
                <w:szCs w:val="20"/>
                <w:lang w:val="en-US"/>
              </w:rPr>
              <w:t>Itemizer-conditional</w:t>
            </w:r>
          </w:p>
        </w:tc>
      </w:tr>
      <w:tr w:rsidR="6A7B4749" w:rsidTr="7D45F3BF" w14:paraId="00972FD1">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2B91340" w14:textId="3BA96137">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F2B7008" w14:textId="71D52C6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7.33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D30EEE5" w14:textId="50F3CDC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8.66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164B7" w14:textId="177C275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9.38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A32F232" w14:textId="61DBCCB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0F2ACD" w14:textId="465B89B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12.45</w:t>
            </w:r>
          </w:p>
        </w:tc>
      </w:tr>
      <w:tr w:rsidR="6A7B4749" w:rsidTr="7D45F3BF" w14:paraId="6BE1C39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5C02E4" w14:textId="1E29C2DE">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72D86F8" w14:textId="2B5B494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7.67</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291D4B4" w14:textId="6B0BA1F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BB50EF7" w14:textId="3BBCB1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86DE84" w14:textId="3D70313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59BB65" w14:textId="2C79802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7.42</w:t>
            </w:r>
          </w:p>
        </w:tc>
      </w:tr>
      <w:tr w:rsidR="6A7B4749" w:rsidTr="7D45F3BF" w14:paraId="03766B8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3C858B6" w14:textId="3A0A813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D64B820" w14:textId="1BBFB11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7.09</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6C1F5CD" w14:textId="6F12E91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6.53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89BE23C" w14:textId="06203EF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C2DF43" w14:textId="11C93B2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ED181A" w14:textId="2261799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7.74</w:t>
            </w:r>
          </w:p>
        </w:tc>
      </w:tr>
    </w:tbl>
    <w:p w:rsidR="1E348C01" w:rsidP="6A7B4749" w:rsidRDefault="1E348C01" w14:paraId="028AB860" w14:textId="777FBE40">
      <w:pPr>
        <w:spacing w:before="240" w:beforeAutospacing="off"/>
        <w:rPr>
          <w:rFonts w:ascii="Arial" w:hAnsi="Arial" w:eastAsia="Arial" w:cs="Arial"/>
          <w:b w:val="1"/>
          <w:bCs w:val="1"/>
          <w:noProof w:val="0"/>
          <w:color w:val="000000" w:themeColor="text1" w:themeTint="FF" w:themeShade="FF"/>
          <w:sz w:val="20"/>
          <w:szCs w:val="20"/>
          <w:lang w:val="en-US"/>
        </w:rPr>
      </w:pPr>
      <w:r w:rsidRPr="6A7B4749" w:rsidR="1E348C01">
        <w:rPr>
          <w:rFonts w:ascii="Arial" w:hAnsi="Arial" w:eastAsia="Arial" w:cs="Arial"/>
          <w:b w:val="1"/>
          <w:bCs w:val="1"/>
          <w:noProof w:val="0"/>
          <w:color w:val="000000" w:themeColor="text1" w:themeTint="FF" w:themeShade="FF"/>
          <w:sz w:val="20"/>
          <w:szCs w:val="20"/>
          <w:lang w:val="en-US"/>
        </w:rPr>
        <w:t>Participation versus Contribution Size</w:t>
      </w:r>
    </w:p>
    <w:p w:rsidR="5B6584F3" w:rsidP="6A7B4749" w:rsidRDefault="5B6584F3" w14:paraId="4A38CAB7" w14:textId="16A7AEC9">
      <w:pPr>
        <w:pStyle w:val="Normal"/>
        <w:rPr>
          <w:rFonts w:ascii="Arial" w:hAnsi="Arial" w:eastAsia="Arial" w:cs="Arial"/>
          <w:noProof w:val="0"/>
          <w:color w:val="000000" w:themeColor="text1" w:themeTint="FF" w:themeShade="FF"/>
          <w:sz w:val="20"/>
          <w:szCs w:val="20"/>
          <w:lang w:val="en-US"/>
        </w:rPr>
      </w:pPr>
      <w:r w:rsidRPr="4BF02C8C" w:rsidR="5B6584F3">
        <w:rPr>
          <w:rFonts w:ascii="Arial" w:hAnsi="Arial" w:eastAsia="Arial" w:cs="Arial"/>
          <w:noProof w:val="0"/>
          <w:color w:val="000000" w:themeColor="text1" w:themeTint="FF" w:themeShade="FF"/>
          <w:sz w:val="20"/>
          <w:szCs w:val="20"/>
          <w:lang w:val="en-US"/>
        </w:rPr>
        <w:t xml:space="preserve">Differences in total giving per taxpayer reflect two components: the share of taxpayers who donate (participation) and the amount each donor gives (average contribution per donor). Because giving per return is the product of these two figures, the gap between each benchmark region and the Black Hills region can be attributed to one or the other. Indexed to the Black Hills region at 100, every benchmark region is higher on both participation and giving per return, while the average contribution per donor is comparable or lower in three of the four. The differences in total giving therefore come mainly from participation, not from how much each donor gives. Black Hills donors give as much as or more than donors elsewhere, and the </w:t>
      </w:r>
      <w:bookmarkStart w:name="_Int_1FfAMRR4" w:id="284066784"/>
      <w:r w:rsidRPr="4BF02C8C" w:rsidR="5B6584F3">
        <w:rPr>
          <w:rFonts w:ascii="Arial" w:hAnsi="Arial" w:eastAsia="Arial" w:cs="Arial"/>
          <w:noProof w:val="0"/>
          <w:color w:val="000000" w:themeColor="text1" w:themeTint="FF" w:themeShade="FF"/>
          <w:sz w:val="20"/>
          <w:szCs w:val="20"/>
          <w:lang w:val="en-US"/>
        </w:rPr>
        <w:t>region’s</w:t>
      </w:r>
      <w:bookmarkEnd w:id="284066784"/>
      <w:r w:rsidRPr="4BF02C8C" w:rsidR="5B6584F3">
        <w:rPr>
          <w:rFonts w:ascii="Arial" w:hAnsi="Arial" w:eastAsia="Arial" w:cs="Arial"/>
          <w:noProof w:val="0"/>
          <w:color w:val="000000" w:themeColor="text1" w:themeTint="FF" w:themeShade="FF"/>
          <w:sz w:val="20"/>
          <w:szCs w:val="20"/>
          <w:lang w:val="en-US"/>
        </w:rPr>
        <w:t xml:space="preserve"> lower overall giving traces back to the smaller share of people who give.</w:t>
      </w:r>
    </w:p>
    <w:p w:rsidR="587A2669" w:rsidP="6A7B4749" w:rsidRDefault="587A2669" w14:paraId="37006BCF" w14:textId="4FA1F81F">
      <w:pPr>
        <w:pStyle w:val="Normal"/>
        <w:rPr>
          <w:rFonts w:ascii="Arial" w:hAnsi="Arial" w:eastAsia="Arial" w:cs="Arial"/>
          <w:noProof w:val="0"/>
          <w:color w:val="000000" w:themeColor="text1" w:themeTint="FF" w:themeShade="FF"/>
          <w:sz w:val="20"/>
          <w:szCs w:val="20"/>
          <w:lang w:val="en-US"/>
        </w:rPr>
      </w:pPr>
      <w:r w:rsidRPr="6A7B4749" w:rsidR="587A2669">
        <w:rPr>
          <w:rFonts w:ascii="Arial" w:hAnsi="Arial" w:eastAsia="Arial" w:cs="Arial"/>
          <w:noProof w:val="0"/>
          <w:color w:val="000000" w:themeColor="text1" w:themeTint="FF" w:themeShade="FF"/>
          <w:sz w:val="20"/>
          <w:szCs w:val="20"/>
          <w:lang w:val="en-US"/>
        </w:rPr>
        <w:t>Figure 4-3. Decomposition of Regional Giving into Participation and Per-Donor Intensity</w:t>
      </w:r>
    </w:p>
    <w:p w:rsidR="587A2669" w:rsidP="6A7B4749" w:rsidRDefault="587A2669" w14:paraId="45A579A6" w14:textId="2510A911">
      <w:pPr>
        <w:pStyle w:val="Normal"/>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587A2669">
        <w:drawing>
          <wp:inline wp14:editId="38B0E220" wp14:anchorId="39A5FC9A">
            <wp:extent cx="5486400" cy="3257550"/>
            <wp:effectExtent l="0" t="0" r="0" b="0"/>
            <wp:docPr id="176613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134059" name="Picture 1766134059"/>
                    <pic:cNvPicPr/>
                  </pic:nvPicPr>
                  <pic:blipFill>
                    <a:blip xmlns:r="http://schemas.openxmlformats.org/officeDocument/2006/relationships" r:embed="rId339474364">
                      <a:extLst>
                        <a:ext uri="{28A0092B-C50C-407E-A947-70E740481C1C}">
                          <a14:useLocalDpi xmlns:a14="http://schemas.microsoft.com/office/drawing/2010/main"/>
                        </a:ext>
                      </a:extLst>
                    </a:blip>
                    <a:stretch>
                      <a:fillRect/>
                    </a:stretch>
                  </pic:blipFill>
                  <pic:spPr>
                    <a:xfrm>
                      <a:off x="0" y="0"/>
                      <a:ext cx="5486400" cy="3257550"/>
                    </a:xfrm>
                    <a:prstGeom prst="rect">
                      <a:avLst/>
                    </a:prstGeom>
                  </pic:spPr>
                </pic:pic>
              </a:graphicData>
            </a:graphic>
          </wp:inline>
        </w:drawing>
      </w:r>
      <w:r w:rsidRPr="6A7B4749" w:rsidR="7F764C4B">
        <w:rPr>
          <w:rFonts w:ascii="Arial" w:hAnsi="Arial" w:eastAsia="Arial" w:cs="Arial"/>
          <w:b w:val="1"/>
          <w:bCs w:val="1"/>
          <w:noProof w:val="0"/>
          <w:color w:val="000000" w:themeColor="text1" w:themeTint="FF" w:themeShade="FF"/>
          <w:sz w:val="20"/>
          <w:szCs w:val="20"/>
          <w:lang w:val="en-US"/>
        </w:rPr>
        <w:t>Rurality and Donor Participation</w:t>
      </w:r>
    </w:p>
    <w:p w:rsidR="4CD79BFB" w:rsidP="6A7B4749" w:rsidRDefault="4CD79BFB" w14:paraId="3CAC56E6" w14:textId="70327625">
      <w:pPr>
        <w:pStyle w:val="Normal"/>
        <w:spacing w:before="220" w:beforeAutospacing="off" w:after="100" w:afterAutospacing="off" w:line="255" w:lineRule="auto"/>
        <w:rPr>
          <w:rFonts w:ascii="Arial" w:hAnsi="Arial" w:eastAsia="Arial" w:cs="Arial"/>
          <w:noProof w:val="0"/>
          <w:color w:val="000000" w:themeColor="text1" w:themeTint="FF" w:themeShade="FF"/>
          <w:sz w:val="20"/>
          <w:szCs w:val="20"/>
          <w:lang w:val="en-US"/>
        </w:rPr>
      </w:pPr>
      <w:r w:rsidRPr="7D45F3BF" w:rsidR="4CD79BFB">
        <w:rPr>
          <w:rFonts w:ascii="Arial" w:hAnsi="Arial" w:eastAsia="Arial" w:cs="Arial"/>
          <w:noProof w:val="0"/>
          <w:color w:val="000000" w:themeColor="text1" w:themeTint="FF" w:themeShade="FF"/>
          <w:sz w:val="20"/>
          <w:szCs w:val="20"/>
          <w:lang w:val="en-US"/>
        </w:rPr>
        <w:t>Donor participation can also</w:t>
      </w:r>
      <w:commentRangeStart w:id="1412361686"/>
      <w:r w:rsidRPr="7D45F3BF" w:rsidR="4CD79BFB">
        <w:rPr>
          <w:rFonts w:ascii="Arial" w:hAnsi="Arial" w:eastAsia="Arial" w:cs="Arial"/>
          <w:noProof w:val="0"/>
          <w:color w:val="000000" w:themeColor="text1" w:themeTint="FF" w:themeShade="FF"/>
          <w:sz w:val="20"/>
          <w:szCs w:val="20"/>
          <w:lang w:val="en-US"/>
        </w:rPr>
        <w:t xml:space="preserve"> be </w:t>
      </w:r>
      <w:r w:rsidRPr="7D45F3BF" w:rsidR="7B39A8B7">
        <w:rPr>
          <w:rFonts w:ascii="Arial" w:hAnsi="Arial" w:eastAsia="Arial" w:cs="Arial"/>
          <w:noProof w:val="0"/>
          <w:color w:val="000000" w:themeColor="text1" w:themeTint="FF" w:themeShade="FF"/>
          <w:sz w:val="20"/>
          <w:szCs w:val="20"/>
          <w:lang w:val="en-US"/>
        </w:rPr>
        <w:t>compared to</w:t>
      </w:r>
      <w:r w:rsidRPr="7D45F3BF" w:rsidR="4CD79BFB">
        <w:rPr>
          <w:rFonts w:ascii="Arial" w:hAnsi="Arial" w:eastAsia="Arial" w:cs="Arial"/>
          <w:noProof w:val="0"/>
          <w:color w:val="000000" w:themeColor="text1" w:themeTint="FF" w:themeShade="FF"/>
          <w:sz w:val="20"/>
          <w:szCs w:val="20"/>
          <w:lang w:val="en-US"/>
        </w:rPr>
        <w:t xml:space="preserve"> </w:t>
      </w:r>
      <w:commentRangeEnd w:id="1412361686"/>
      <w:r>
        <w:rPr>
          <w:rStyle w:val="CommentReference"/>
        </w:rPr>
        <w:commentReference w:id="1412361686"/>
      </w:r>
      <w:r w:rsidRPr="7D45F3BF" w:rsidR="4CD79BFB">
        <w:rPr>
          <w:rFonts w:ascii="Arial" w:hAnsi="Arial" w:eastAsia="Arial" w:cs="Arial"/>
          <w:noProof w:val="0"/>
          <w:color w:val="000000" w:themeColor="text1" w:themeTint="FF" w:themeShade="FF"/>
          <w:sz w:val="20"/>
          <w:szCs w:val="20"/>
          <w:lang w:val="en-US"/>
        </w:rPr>
        <w:t xml:space="preserve">how rural each county is. Rurality is measured with the USDA Rural-Urban Continuum Code (RUCC), which ranges from 1 (large metropolitan areas of more than one million people) to 9 (small rural counties not </w:t>
      </w:r>
      <w:r w:rsidRPr="7D45F3BF" w:rsidR="4CD79BFB">
        <w:rPr>
          <w:rFonts w:ascii="Arial" w:hAnsi="Arial" w:eastAsia="Arial" w:cs="Arial"/>
          <w:noProof w:val="0"/>
          <w:color w:val="000000" w:themeColor="text1" w:themeTint="FF" w:themeShade="FF"/>
          <w:sz w:val="20"/>
          <w:szCs w:val="20"/>
          <w:lang w:val="en-US"/>
        </w:rPr>
        <w:t>adjacent to</w:t>
      </w:r>
      <w:r w:rsidRPr="7D45F3BF" w:rsidR="4CD79BFB">
        <w:rPr>
          <w:rFonts w:ascii="Arial" w:hAnsi="Arial" w:eastAsia="Arial" w:cs="Arial"/>
          <w:noProof w:val="0"/>
          <w:color w:val="000000" w:themeColor="text1" w:themeTint="FF" w:themeShade="FF"/>
          <w:sz w:val="20"/>
          <w:szCs w:val="20"/>
          <w:lang w:val="en-US"/>
        </w:rPr>
        <w:t xml:space="preserve"> any metropolitan area).</w:t>
      </w:r>
    </w:p>
    <w:p w:rsidR="3642EE88" w:rsidP="7D45F3BF" w:rsidRDefault="3642EE88" w14:paraId="21640432" w14:textId="23C8DCC8">
      <w:pPr>
        <w:pStyle w:val="Normal"/>
        <w:rPr>
          <w:rFonts w:ascii="Arial" w:hAnsi="Arial" w:eastAsia="Arial" w:cs="Arial"/>
          <w:noProof w:val="0"/>
          <w:color w:val="000000" w:themeColor="text1" w:themeTint="FF" w:themeShade="FF"/>
          <w:sz w:val="20"/>
          <w:szCs w:val="20"/>
          <w:lang w:val="en-US"/>
        </w:rPr>
      </w:pPr>
      <w:r w:rsidRPr="4BF02C8C" w:rsidR="3642EE88">
        <w:rPr>
          <w:rFonts w:ascii="Arial" w:hAnsi="Arial" w:eastAsia="Arial" w:cs="Arial"/>
          <w:noProof w:val="0"/>
          <w:color w:val="000000" w:themeColor="text1" w:themeTint="FF" w:themeShade="FF"/>
          <w:sz w:val="20"/>
          <w:szCs w:val="20"/>
          <w:lang w:val="en-US"/>
        </w:rPr>
        <w:t>Across the 18 counties, the rank correlation between rurality and participation is negative but weak (</w:t>
      </w:r>
      <w:r w:rsidRPr="4BF02C8C" w:rsidR="26E7DB63">
        <w:rPr>
          <w:rFonts w:ascii="Arial" w:hAnsi="Arial" w:eastAsia="Arial" w:cs="Arial"/>
          <w:noProof w:val="0"/>
          <w:color w:val="000000" w:themeColor="text1" w:themeTint="FF" w:themeShade="FF"/>
          <w:sz w:val="20"/>
          <w:szCs w:val="20"/>
          <w:lang w:val="en-US"/>
        </w:rPr>
        <w:t>r</w:t>
      </w:r>
      <w:r w:rsidRPr="4BF02C8C" w:rsidR="26E7DB63">
        <w:rPr>
          <w:rFonts w:ascii="Arial" w:hAnsi="Arial" w:eastAsia="Arial" w:cs="Arial"/>
          <w:noProof w:val="0"/>
          <w:color w:val="000000" w:themeColor="text1" w:themeTint="FF" w:themeShade="FF"/>
          <w:sz w:val="20"/>
          <w:szCs w:val="20"/>
          <w:vertAlign w:val="subscript"/>
          <w:lang w:val="en-US"/>
        </w:rPr>
        <w:t>s</w:t>
      </w:r>
      <w:r w:rsidRPr="4BF02C8C" w:rsidR="3642EE88">
        <w:rPr>
          <w:rFonts w:ascii="Arial" w:hAnsi="Arial" w:eastAsia="Arial" w:cs="Arial"/>
          <w:noProof w:val="0"/>
          <w:color w:val="000000" w:themeColor="text1" w:themeTint="FF" w:themeShade="FF"/>
          <w:sz w:val="20"/>
          <w:szCs w:val="20"/>
          <w:lang w:val="en-US"/>
        </w:rPr>
        <w:t xml:space="preserve"> = −0.28, p = 0.26</w:t>
      </w:r>
      <w:commentRangeStart w:id="348616490"/>
      <w:r w:rsidRPr="4BF02C8C" w:rsidR="3642EE88">
        <w:rPr>
          <w:rFonts w:ascii="Arial" w:hAnsi="Arial" w:eastAsia="Arial" w:cs="Arial"/>
          <w:noProof w:val="0"/>
          <w:color w:val="000000" w:themeColor="text1" w:themeTint="FF" w:themeShade="FF"/>
          <w:sz w:val="20"/>
          <w:szCs w:val="20"/>
          <w:lang w:val="en-US"/>
        </w:rPr>
        <w:t>),</w:t>
      </w:r>
      <w:commentRangeEnd w:id="348616490"/>
      <w:r>
        <w:rPr>
          <w:rStyle w:val="CommentReference"/>
        </w:rPr>
        <w:commentReference w:id="348616490"/>
      </w:r>
      <w:r w:rsidRPr="4BF02C8C" w:rsidR="3642EE88">
        <w:rPr>
          <w:rFonts w:ascii="Arial" w:hAnsi="Arial" w:eastAsia="Arial" w:cs="Arial"/>
          <w:noProof w:val="0"/>
          <w:color w:val="000000" w:themeColor="text1" w:themeTint="FF" w:themeShade="FF"/>
          <w:sz w:val="20"/>
          <w:szCs w:val="20"/>
          <w:lang w:val="en-US"/>
        </w:rPr>
        <w:t xml:space="preserve"> consistent with </w:t>
      </w:r>
      <w:r w:rsidRPr="4BF02C8C" w:rsidR="3642EE88">
        <w:rPr>
          <w:rFonts w:ascii="Arial" w:hAnsi="Arial" w:eastAsia="Arial" w:cs="Arial"/>
          <w:noProof w:val="0"/>
          <w:color w:val="000000" w:themeColor="text1" w:themeTint="FF" w:themeShade="FF"/>
          <w:sz w:val="20"/>
          <w:szCs w:val="20"/>
          <w:lang w:val="en-US"/>
        </w:rPr>
        <w:t>somewhat lower</w:t>
      </w:r>
      <w:r w:rsidRPr="4BF02C8C" w:rsidR="3642EE88">
        <w:rPr>
          <w:rFonts w:ascii="Arial" w:hAnsi="Arial" w:eastAsia="Arial" w:cs="Arial"/>
          <w:noProof w:val="0"/>
          <w:color w:val="000000" w:themeColor="text1" w:themeTint="FF" w:themeShade="FF"/>
          <w:sz w:val="20"/>
          <w:szCs w:val="20"/>
          <w:lang w:val="en-US"/>
        </w:rPr>
        <w:t xml:space="preserve"> participation in more rural counties.</w:t>
      </w:r>
      <w:r w:rsidRPr="4BF02C8C" w:rsidR="3C24C904">
        <w:rPr>
          <w:rFonts w:ascii="Arial" w:hAnsi="Arial" w:eastAsia="Arial" w:cs="Arial"/>
          <w:noProof w:val="0"/>
          <w:color w:val="000000" w:themeColor="text1" w:themeTint="FF" w:themeShade="FF"/>
          <w:sz w:val="20"/>
          <w:szCs w:val="20"/>
          <w:lang w:val="en-US"/>
        </w:rPr>
        <w:t xml:space="preserve"> Here, </w:t>
      </w:r>
      <w:r w:rsidRPr="4BF02C8C" w:rsidR="3C24C904">
        <w:rPr>
          <w:rFonts w:ascii="Arial" w:hAnsi="Arial" w:eastAsia="Arial" w:cs="Arial"/>
          <w:noProof w:val="0"/>
          <w:color w:val="000000" w:themeColor="text1" w:themeTint="FF" w:themeShade="FF"/>
          <w:sz w:val="20"/>
          <w:szCs w:val="20"/>
          <w:lang w:val="en-US"/>
        </w:rPr>
        <w:t>r</w:t>
      </w:r>
      <w:r w:rsidRPr="4BF02C8C" w:rsidR="3C24C904">
        <w:rPr>
          <w:rFonts w:ascii="Arial" w:hAnsi="Arial" w:eastAsia="Arial" w:cs="Arial"/>
          <w:noProof w:val="0"/>
          <w:color w:val="000000" w:themeColor="text1" w:themeTint="FF" w:themeShade="FF"/>
          <w:sz w:val="20"/>
          <w:szCs w:val="20"/>
          <w:vertAlign w:val="subscript"/>
          <w:lang w:val="en-US"/>
        </w:rPr>
        <w:t>s</w:t>
      </w:r>
      <w:r w:rsidRPr="4BF02C8C" w:rsidR="3C24C904">
        <w:rPr>
          <w:rFonts w:ascii="Arial" w:hAnsi="Arial" w:eastAsia="Arial" w:cs="Arial"/>
          <w:noProof w:val="0"/>
          <w:color w:val="000000" w:themeColor="text1" w:themeTint="FF" w:themeShade="FF"/>
          <w:sz w:val="20"/>
          <w:szCs w:val="20"/>
          <w:lang w:val="en-US"/>
        </w:rPr>
        <w:t xml:space="preserve"> is the Spearman rank-correlation estimator (an estimate of the population parameter </w:t>
      </w:r>
      <w:r w:rsidRPr="4BF02C8C" w:rsidR="3137F45F">
        <w:rPr>
          <w:rFonts w:ascii="Arial" w:hAnsi="Arial" w:eastAsia="Arial" w:cs="Arial"/>
          <w:noProof w:val="0"/>
          <w:color w:val="000000" w:themeColor="text1" w:themeTint="FF" w:themeShade="FF"/>
          <w:sz w:val="20"/>
          <w:szCs w:val="20"/>
          <w:lang w:val="en-US"/>
        </w:rPr>
        <w:t xml:space="preserve">ρ); it ranges from –1 to +1, with values near zero indicating little monotonic association, and </w:t>
      </w:r>
      <w:r w:rsidRPr="4BF02C8C" w:rsidR="401F6F5E">
        <w:rPr>
          <w:rFonts w:ascii="Arial" w:hAnsi="Arial" w:eastAsia="Arial" w:cs="Arial"/>
          <w:noProof w:val="0"/>
          <w:color w:val="000000" w:themeColor="text1" w:themeTint="FF" w:themeShade="FF"/>
          <w:sz w:val="19"/>
          <w:szCs w:val="19"/>
          <w:lang w:val="en-US"/>
        </w:rPr>
        <w:t>p</w:t>
      </w:r>
      <w:r w:rsidRPr="4BF02C8C" w:rsidR="3137F45F">
        <w:rPr>
          <w:rFonts w:ascii="Arial" w:hAnsi="Arial" w:eastAsia="Arial" w:cs="Arial"/>
          <w:noProof w:val="0"/>
          <w:color w:val="000000" w:themeColor="text1" w:themeTint="FF" w:themeShade="FF"/>
          <w:sz w:val="20"/>
          <w:szCs w:val="20"/>
          <w:lang w:val="en-US"/>
        </w:rPr>
        <w:t xml:space="preserve"> is the probability </w:t>
      </w:r>
      <w:r w:rsidRPr="4BF02C8C" w:rsidR="0483E6FB">
        <w:rPr>
          <w:rFonts w:ascii="Arial" w:hAnsi="Arial" w:eastAsia="Arial" w:cs="Arial"/>
          <w:noProof w:val="0"/>
          <w:color w:val="000000" w:themeColor="text1" w:themeTint="FF" w:themeShade="FF"/>
          <w:sz w:val="20"/>
          <w:szCs w:val="20"/>
          <w:lang w:val="en-US"/>
        </w:rPr>
        <w:t xml:space="preserve">of </w:t>
      </w:r>
      <w:r w:rsidRPr="4BF02C8C" w:rsidR="0483E6FB">
        <w:rPr>
          <w:rFonts w:ascii="Arial" w:hAnsi="Arial" w:eastAsia="Arial" w:cs="Arial"/>
          <w:noProof w:val="0"/>
          <w:color w:val="000000" w:themeColor="text1" w:themeTint="FF" w:themeShade="FF"/>
          <w:sz w:val="20"/>
          <w:szCs w:val="20"/>
          <w:lang w:val="en-US"/>
        </w:rPr>
        <w:t>observing</w:t>
      </w:r>
      <w:r w:rsidRPr="4BF02C8C" w:rsidR="0483E6FB">
        <w:rPr>
          <w:rFonts w:ascii="Arial" w:hAnsi="Arial" w:eastAsia="Arial" w:cs="Arial"/>
          <w:noProof w:val="0"/>
          <w:color w:val="000000" w:themeColor="text1" w:themeTint="FF" w:themeShade="FF"/>
          <w:sz w:val="20"/>
          <w:szCs w:val="20"/>
          <w:lang w:val="en-US"/>
        </w:rPr>
        <w:t xml:space="preserve"> a correlation at least this</w:t>
      </w:r>
      <w:r w:rsidRPr="4BF02C8C" w:rsidR="02C9B6EC">
        <w:rPr>
          <w:rFonts w:ascii="Arial" w:hAnsi="Arial" w:eastAsia="Arial" w:cs="Arial"/>
          <w:noProof w:val="0"/>
          <w:color w:val="000000" w:themeColor="text1" w:themeTint="FF" w:themeShade="FF"/>
          <w:sz w:val="20"/>
          <w:szCs w:val="20"/>
          <w:lang w:val="en-US"/>
        </w:rPr>
        <w:t xml:space="preserve"> strong</w:t>
      </w:r>
      <w:commentRangeStart w:id="1951943720"/>
      <w:r w:rsidRPr="4BF02C8C" w:rsidR="0483E6FB">
        <w:rPr>
          <w:rFonts w:ascii="Arial" w:hAnsi="Arial" w:eastAsia="Arial" w:cs="Arial"/>
          <w:noProof w:val="0"/>
          <w:color w:val="000000" w:themeColor="text1" w:themeTint="FF" w:themeShade="FF"/>
          <w:sz w:val="20"/>
          <w:szCs w:val="20"/>
          <w:lang w:val="en-US"/>
        </w:rPr>
        <w:t xml:space="preserve"> </w:t>
      </w:r>
      <w:commentRangeEnd w:id="1951943720"/>
      <w:r>
        <w:rPr>
          <w:rStyle w:val="CommentReference"/>
        </w:rPr>
        <w:commentReference w:id="1951943720"/>
      </w:r>
      <w:r w:rsidRPr="4BF02C8C" w:rsidR="0483E6FB">
        <w:rPr>
          <w:rFonts w:ascii="Arial" w:hAnsi="Arial" w:eastAsia="Arial" w:cs="Arial"/>
          <w:noProof w:val="0"/>
          <w:color w:val="000000" w:themeColor="text1" w:themeTint="FF" w:themeShade="FF"/>
          <w:sz w:val="20"/>
          <w:szCs w:val="20"/>
          <w:lang w:val="en-US"/>
        </w:rPr>
        <w:t xml:space="preserve">if </w:t>
      </w:r>
      <w:r w:rsidRPr="4BF02C8C" w:rsidR="352427A9">
        <w:rPr>
          <w:rFonts w:ascii="Arial" w:hAnsi="Arial" w:eastAsia="Arial" w:cs="Arial"/>
          <w:noProof w:val="0"/>
          <w:color w:val="000000" w:themeColor="text1" w:themeTint="FF" w:themeShade="FF"/>
          <w:sz w:val="20"/>
          <w:szCs w:val="20"/>
          <w:lang w:val="en-US"/>
        </w:rPr>
        <w:t>rurality</w:t>
      </w:r>
      <w:r w:rsidRPr="4BF02C8C" w:rsidR="0483E6FB">
        <w:rPr>
          <w:rFonts w:ascii="Arial" w:hAnsi="Arial" w:eastAsia="Arial" w:cs="Arial"/>
          <w:noProof w:val="0"/>
          <w:color w:val="000000" w:themeColor="text1" w:themeTint="FF" w:themeShade="FF"/>
          <w:sz w:val="20"/>
          <w:szCs w:val="20"/>
          <w:lang w:val="en-US"/>
        </w:rPr>
        <w:t xml:space="preserve"> </w:t>
      </w:r>
      <w:r w:rsidRPr="4BF02C8C" w:rsidR="6F648C37">
        <w:rPr>
          <w:rFonts w:ascii="Arial" w:hAnsi="Arial" w:eastAsia="Arial" w:cs="Arial"/>
          <w:noProof w:val="0"/>
          <w:color w:val="000000" w:themeColor="text1" w:themeTint="FF" w:themeShade="FF"/>
          <w:sz w:val="20"/>
          <w:szCs w:val="20"/>
          <w:lang w:val="en-US"/>
        </w:rPr>
        <w:t>and participation were in fac</w:t>
      </w:r>
      <w:r w:rsidRPr="4BF02C8C" w:rsidR="3B21D5F9">
        <w:rPr>
          <w:rFonts w:ascii="Arial" w:hAnsi="Arial" w:eastAsia="Arial" w:cs="Arial"/>
          <w:noProof w:val="0"/>
          <w:color w:val="000000" w:themeColor="text1" w:themeTint="FF" w:themeShade="FF"/>
          <w:sz w:val="20"/>
          <w:szCs w:val="20"/>
          <w:lang w:val="en-US"/>
        </w:rPr>
        <w:t>t</w:t>
      </w:r>
      <w:r w:rsidRPr="4BF02C8C" w:rsidR="6F648C37">
        <w:rPr>
          <w:rFonts w:ascii="Arial" w:hAnsi="Arial" w:eastAsia="Arial" w:cs="Arial"/>
          <w:noProof w:val="0"/>
          <w:color w:val="000000" w:themeColor="text1" w:themeTint="FF" w:themeShade="FF"/>
          <w:sz w:val="20"/>
          <w:szCs w:val="20"/>
          <w:lang w:val="en-US"/>
        </w:rPr>
        <w:t xml:space="preserve"> unrelated.</w:t>
      </w:r>
      <w:r w:rsidRPr="4BF02C8C" w:rsidR="75E3031F">
        <w:rPr>
          <w:rFonts w:ascii="Arial" w:hAnsi="Arial" w:eastAsia="Arial" w:cs="Arial"/>
          <w:noProof w:val="0"/>
          <w:color w:val="000000" w:themeColor="text1" w:themeTint="FF" w:themeShade="FF"/>
          <w:sz w:val="20"/>
          <w:szCs w:val="20"/>
          <w:lang w:val="en-US"/>
        </w:rPr>
        <w:t xml:space="preserve"> Given the small number of counties, the analysis has limited power to distinguish a modest association from none, and the </w:t>
      </w:r>
      <w:r w:rsidRPr="4BF02C8C" w:rsidR="75E3031F">
        <w:rPr>
          <w:rFonts w:ascii="Arial" w:hAnsi="Arial" w:eastAsia="Arial" w:cs="Arial"/>
          <w:noProof w:val="0"/>
          <w:color w:val="000000" w:themeColor="text1" w:themeTint="FF" w:themeShade="FF"/>
          <w:sz w:val="20"/>
          <w:szCs w:val="20"/>
          <w:lang w:val="en-US"/>
        </w:rPr>
        <w:t>magnitude</w:t>
      </w:r>
      <w:r w:rsidRPr="4BF02C8C" w:rsidR="75E3031F">
        <w:rPr>
          <w:rFonts w:ascii="Arial" w:hAnsi="Arial" w:eastAsia="Arial" w:cs="Arial"/>
          <w:noProof w:val="0"/>
          <w:color w:val="000000" w:themeColor="text1" w:themeTint="FF" w:themeShade="FF"/>
          <w:sz w:val="20"/>
          <w:szCs w:val="20"/>
          <w:lang w:val="en-US"/>
        </w:rPr>
        <w:t xml:space="preserve"> and direction of the coefficient are therefore more instructive than its position relative to a fixed significance threshold.</w:t>
      </w:r>
    </w:p>
    <w:p w:rsidR="6F648C37" w:rsidP="7D45F3BF" w:rsidRDefault="6F648C37" w14:paraId="77924A53" w14:textId="533DF77F">
      <w:pPr>
        <w:pStyle w:val="Normal"/>
        <w:rPr>
          <w:rFonts w:ascii="Arial" w:hAnsi="Arial" w:eastAsia="Arial" w:cs="Arial"/>
          <w:noProof w:val="0"/>
          <w:color w:val="000000" w:themeColor="text1" w:themeTint="FF" w:themeShade="FF"/>
          <w:sz w:val="20"/>
          <w:szCs w:val="20"/>
          <w:lang w:val="en-US"/>
        </w:rPr>
      </w:pPr>
      <w:r w:rsidRPr="7D45F3BF" w:rsidR="6F648C37">
        <w:rPr>
          <w:rFonts w:ascii="Arial" w:hAnsi="Arial" w:eastAsia="Arial" w:cs="Arial"/>
          <w:noProof w:val="0"/>
          <w:color w:val="000000" w:themeColor="text1" w:themeTint="FF" w:themeShade="FF"/>
          <w:sz w:val="20"/>
          <w:szCs w:val="20"/>
          <w:lang w:val="en-US"/>
        </w:rPr>
        <w:t>This association should not be read as causal. Because more rural counties also tend to have lower incomes, and lower-income filers are less likely to itemize and repor</w:t>
      </w:r>
      <w:r w:rsidRPr="7D45F3BF" w:rsidR="06CC6568">
        <w:rPr>
          <w:rFonts w:ascii="Arial" w:hAnsi="Arial" w:eastAsia="Arial" w:cs="Arial"/>
          <w:noProof w:val="0"/>
          <w:color w:val="000000" w:themeColor="text1" w:themeTint="FF" w:themeShade="FF"/>
          <w:sz w:val="20"/>
          <w:szCs w:val="20"/>
          <w:lang w:val="en-US"/>
        </w:rPr>
        <w:t xml:space="preserve">t charitable deductions, the </w:t>
      </w:r>
      <w:r w:rsidRPr="7D45F3BF" w:rsidR="06CC6568">
        <w:rPr>
          <w:rFonts w:ascii="Arial" w:hAnsi="Arial" w:eastAsia="Arial" w:cs="Arial"/>
          <w:noProof w:val="0"/>
          <w:color w:val="000000" w:themeColor="text1" w:themeTint="FF" w:themeShade="FF"/>
          <w:sz w:val="20"/>
          <w:szCs w:val="20"/>
          <w:lang w:val="en-US"/>
        </w:rPr>
        <w:t>apparent</w:t>
      </w:r>
      <w:r w:rsidRPr="7D45F3BF" w:rsidR="06CC6568">
        <w:rPr>
          <w:rFonts w:ascii="Arial" w:hAnsi="Arial" w:eastAsia="Arial" w:cs="Arial"/>
          <w:noProof w:val="0"/>
          <w:color w:val="000000" w:themeColor="text1" w:themeTint="FF" w:themeShade="FF"/>
          <w:sz w:val="20"/>
          <w:szCs w:val="20"/>
          <w:lang w:val="en-US"/>
        </w:rPr>
        <w:t xml:space="preserve"> rurality-participation link may instead reflect underlying differences in income rather than rurality itself. </w:t>
      </w:r>
    </w:p>
    <w:p w:rsidR="3642EE88" w:rsidP="6A7B4749" w:rsidRDefault="3642EE88" w14:paraId="6C849FC5" w14:textId="3F3C9929">
      <w:pPr>
        <w:pStyle w:val="Normal"/>
        <w:rPr>
          <w:rFonts w:ascii="Arial" w:hAnsi="Arial" w:eastAsia="Arial" w:cs="Arial"/>
          <w:noProof w:val="0"/>
          <w:color w:val="000000" w:themeColor="text1" w:themeTint="FF" w:themeShade="FF"/>
          <w:sz w:val="20"/>
          <w:szCs w:val="20"/>
          <w:lang w:val="en-US"/>
        </w:rPr>
      </w:pPr>
      <w:r w:rsidRPr="6A7B4749" w:rsidR="3642EE88">
        <w:rPr>
          <w:rFonts w:ascii="Arial" w:hAnsi="Arial" w:eastAsia="Arial" w:cs="Arial"/>
          <w:noProof w:val="0"/>
          <w:color w:val="000000" w:themeColor="text1" w:themeTint="FF" w:themeShade="FF"/>
          <w:sz w:val="20"/>
          <w:szCs w:val="20"/>
          <w:lang w:val="en-US"/>
        </w:rPr>
        <w:t xml:space="preserve">A sensitivity check excluding Oglala Lakota County </w:t>
      </w:r>
      <w:r w:rsidRPr="6A7B4749" w:rsidR="3642EE88">
        <w:rPr>
          <w:rFonts w:ascii="Arial" w:hAnsi="Arial" w:eastAsia="Arial" w:cs="Arial"/>
          <w:noProof w:val="0"/>
          <w:color w:val="000000" w:themeColor="text1" w:themeTint="FF" w:themeShade="FF"/>
          <w:sz w:val="20"/>
          <w:szCs w:val="20"/>
          <w:lang w:val="en-US"/>
        </w:rPr>
        <w:t>indicates</w:t>
      </w:r>
      <w:r w:rsidRPr="6A7B4749" w:rsidR="3642EE88">
        <w:rPr>
          <w:rFonts w:ascii="Arial" w:hAnsi="Arial" w:eastAsia="Arial" w:cs="Arial"/>
          <w:noProof w:val="0"/>
          <w:color w:val="000000" w:themeColor="text1" w:themeTint="FF" w:themeShade="FF"/>
          <w:sz w:val="20"/>
          <w:szCs w:val="20"/>
          <w:lang w:val="en-US"/>
        </w:rPr>
        <w:t xml:space="preserve"> that the negative association is strongest in the </w:t>
      </w:r>
      <w:r w:rsidRPr="6A7B4749" w:rsidR="3642EE88">
        <w:rPr>
          <w:rFonts w:ascii="Arial" w:hAnsi="Arial" w:eastAsia="Arial" w:cs="Arial"/>
          <w:noProof w:val="0"/>
          <w:color w:val="000000" w:themeColor="text1" w:themeTint="FF" w:themeShade="FF"/>
          <w:sz w:val="20"/>
          <w:szCs w:val="20"/>
          <w:lang w:val="en-US"/>
        </w:rPr>
        <w:t>low-income</w:t>
      </w:r>
      <w:r w:rsidRPr="6A7B4749" w:rsidR="3642EE88">
        <w:rPr>
          <w:rFonts w:ascii="Arial" w:hAnsi="Arial" w:eastAsia="Arial" w:cs="Arial"/>
          <w:noProof w:val="0"/>
          <w:color w:val="000000" w:themeColor="text1" w:themeTint="FF" w:themeShade="FF"/>
          <w:sz w:val="20"/>
          <w:szCs w:val="20"/>
          <w:lang w:val="en-US"/>
        </w:rPr>
        <w:t xml:space="preserve"> group and persists after the exclusion. As one of several correlations examined, however, this result </w:t>
      </w:r>
      <w:r w:rsidRPr="6A7B4749" w:rsidR="3642EE88">
        <w:rPr>
          <w:rFonts w:ascii="Arial" w:hAnsi="Arial" w:eastAsia="Arial" w:cs="Arial"/>
          <w:noProof w:val="0"/>
          <w:color w:val="000000" w:themeColor="text1" w:themeTint="FF" w:themeShade="FF"/>
          <w:sz w:val="20"/>
          <w:szCs w:val="20"/>
          <w:lang w:val="en-US"/>
        </w:rPr>
        <w:t>warrants</w:t>
      </w:r>
      <w:r w:rsidRPr="6A7B4749" w:rsidR="3642EE88">
        <w:rPr>
          <w:rFonts w:ascii="Arial" w:hAnsi="Arial" w:eastAsia="Arial" w:cs="Arial"/>
          <w:noProof w:val="0"/>
          <w:color w:val="000000" w:themeColor="text1" w:themeTint="FF" w:themeShade="FF"/>
          <w:sz w:val="20"/>
          <w:szCs w:val="20"/>
          <w:lang w:val="en-US"/>
        </w:rPr>
        <w:t xml:space="preserve"> confirmation with a larger set of counties.</w:t>
      </w:r>
    </w:p>
    <w:p w:rsidR="3CF0331C" w:rsidP="6A7B4749" w:rsidRDefault="3CF0331C" w14:paraId="7E2C590B" w14:textId="3B6FDEDA">
      <w:pPr>
        <w:pStyle w:val="Normal"/>
        <w:spacing w:before="220" w:beforeAutospacing="off" w:after="100" w:afterAutospacing="off" w:line="255" w:lineRule="auto"/>
        <w:rPr>
          <w:rFonts w:ascii="Arial" w:hAnsi="Arial" w:eastAsia="Arial" w:cs="Arial"/>
          <w:i w:val="0"/>
          <w:iCs w:val="0"/>
          <w:noProof w:val="0"/>
          <w:color w:val="000000" w:themeColor="text1" w:themeTint="FF" w:themeShade="FF"/>
          <w:sz w:val="20"/>
          <w:szCs w:val="20"/>
          <w:lang w:val="en-US"/>
        </w:rPr>
      </w:pPr>
      <w:r w:rsidRPr="6A7B4749" w:rsidR="3CF0331C">
        <w:rPr>
          <w:rFonts w:ascii="Arial" w:hAnsi="Arial" w:eastAsia="Arial" w:cs="Arial"/>
          <w:i w:val="0"/>
          <w:iCs w:val="0"/>
          <w:noProof w:val="0"/>
          <w:color w:val="000000" w:themeColor="text1" w:themeTint="FF" w:themeShade="FF"/>
          <w:sz w:val="20"/>
          <w:szCs w:val="20"/>
          <w:lang w:val="en-US"/>
        </w:rPr>
        <w:t xml:space="preserve">Figure 4-4. Donor Participation Rate against rurality (RUCC) for the 18 study </w:t>
      </w:r>
      <w:r w:rsidRPr="6A7B4749" w:rsidR="3CF0331C">
        <w:rPr>
          <w:rFonts w:ascii="Arial" w:hAnsi="Arial" w:eastAsia="Arial" w:cs="Arial"/>
          <w:i w:val="0"/>
          <w:iCs w:val="0"/>
          <w:noProof w:val="0"/>
          <w:color w:val="000000" w:themeColor="text1" w:themeTint="FF" w:themeShade="FF"/>
          <w:sz w:val="20"/>
          <w:szCs w:val="20"/>
          <w:lang w:val="en-US"/>
        </w:rPr>
        <w:t>counties</w:t>
      </w:r>
    </w:p>
    <w:p w:rsidR="3CF0331C" w:rsidP="6A7B4749" w:rsidRDefault="3CF0331C" w14:paraId="660270AD" w14:textId="409850E6">
      <w:pPr>
        <w:pStyle w:val="Normal"/>
        <w:spacing w:before="220" w:beforeAutospacing="off" w:after="100" w:afterAutospacing="off" w:line="255" w:lineRule="auto"/>
        <w:rPr>
          <w:rFonts w:ascii="Arial" w:hAnsi="Arial" w:eastAsia="Arial" w:cs="Arial"/>
          <w:sz w:val="20"/>
          <w:szCs w:val="20"/>
        </w:rPr>
      </w:pPr>
      <w:r w:rsidR="3CF0331C">
        <w:drawing>
          <wp:inline wp14:editId="19426509" wp14:anchorId="0626844D">
            <wp:extent cx="5486400" cy="3476625"/>
            <wp:effectExtent l="0" t="0" r="0" b="0"/>
            <wp:docPr id="551480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480609" name="Picture 551480609"/>
                    <pic:cNvPicPr/>
                  </pic:nvPicPr>
                  <pic:blipFill>
                    <a:blip xmlns:r="http://schemas.openxmlformats.org/officeDocument/2006/relationships" r:embed="rId445040908">
                      <a:extLst>
                        <a:ext uri="{28A0092B-C50C-407E-A947-70E740481C1C}">
                          <a14:useLocalDpi xmlns:a14="http://schemas.microsoft.com/office/drawing/2010/main"/>
                        </a:ext>
                      </a:extLst>
                    </a:blip>
                    <a:stretch>
                      <a:fillRect/>
                    </a:stretch>
                  </pic:blipFill>
                  <pic:spPr>
                    <a:xfrm>
                      <a:off x="0" y="0"/>
                      <a:ext cx="5486400" cy="3476625"/>
                    </a:xfrm>
                    <a:prstGeom prst="rect">
                      <a:avLst/>
                    </a:prstGeom>
                  </pic:spPr>
                </pic:pic>
              </a:graphicData>
            </a:graphic>
          </wp:inline>
        </w:drawing>
      </w:r>
      <w:r w:rsidRPr="4BF02C8C" w:rsidR="01757050">
        <w:rPr>
          <w:rFonts w:ascii="Arial" w:hAnsi="Arial" w:eastAsia="Arial" w:cs="Arial"/>
          <w:sz w:val="20"/>
          <w:szCs w:val="20"/>
        </w:rPr>
        <w:t>Table 4-</w:t>
      </w:r>
      <w:r w:rsidRPr="4BF02C8C" w:rsidR="552B4C1C">
        <w:rPr>
          <w:rFonts w:ascii="Arial" w:hAnsi="Arial" w:eastAsia="Arial" w:cs="Arial"/>
          <w:sz w:val="20"/>
          <w:szCs w:val="20"/>
        </w:rPr>
        <w:t>6</w:t>
      </w:r>
      <w:r w:rsidRPr="4BF02C8C" w:rsidR="01757050">
        <w:rPr>
          <w:rFonts w:ascii="Arial" w:hAnsi="Arial" w:eastAsia="Arial" w:cs="Arial"/>
          <w:sz w:val="20"/>
          <w:szCs w:val="20"/>
        </w:rPr>
        <w:t xml:space="preserve">.  </w:t>
      </w:r>
      <w:r w:rsidRPr="4BF02C8C" w:rsidR="01757050">
        <w:rPr>
          <w:rFonts w:ascii="Arial" w:hAnsi="Arial" w:eastAsia="Arial" w:cs="Arial"/>
          <w:sz w:val="20"/>
          <w:szCs w:val="20"/>
        </w:rPr>
        <w:t xml:space="preserve">Spearman rank correlation between rurality (RUCC) and donor </w:t>
      </w:r>
      <w:commentRangeStart w:id="230051982"/>
      <w:r w:rsidRPr="4BF02C8C" w:rsidR="01757050">
        <w:rPr>
          <w:rFonts w:ascii="Arial" w:hAnsi="Arial" w:eastAsia="Arial" w:cs="Arial"/>
          <w:sz w:val="20"/>
          <w:szCs w:val="20"/>
        </w:rPr>
        <w:t>participation</w:t>
      </w:r>
      <w:commentRangeEnd w:id="230051982"/>
      <w:r>
        <w:rPr>
          <w:rStyle w:val="CommentReference"/>
        </w:rPr>
        <w:commentReference w:id="230051982"/>
      </w:r>
      <w:r w:rsidRPr="4BF02C8C" w:rsidR="01757050">
        <w:rPr>
          <w:rFonts w:ascii="Arial" w:hAnsi="Arial" w:eastAsia="Arial" w:cs="Arial"/>
          <w:sz w:val="20"/>
          <w:szCs w:val="20"/>
        </w:rPr>
        <w:t xml:space="preserve"> rate</w:t>
      </w:r>
    </w:p>
    <w:tbl>
      <w:tblPr>
        <w:tblStyle w:val="TableNormal"/>
        <w:bidiVisual w:val="0"/>
        <w:tblW w:w="0" w:type="auto"/>
        <w:tblLook w:val="06A0" w:firstRow="1" w:lastRow="0" w:firstColumn="1" w:lastColumn="0" w:noHBand="1" w:noVBand="1"/>
      </w:tblPr>
      <w:tblGrid>
        <w:gridCol w:w="2760"/>
        <w:gridCol w:w="3300"/>
        <w:gridCol w:w="3300"/>
      </w:tblGrid>
      <w:tr w:rsidR="6A7B4749" w:rsidTr="7D45F3BF" w14:paraId="66FE28E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BD3E6B3" w14:textId="3227CFA4">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857ED5A" w14:textId="2E7C83C6">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Full sample (n = 18)</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2361E58" w14:textId="37288055">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Excl. Oglala Lakota (n = 17)</w:t>
            </w:r>
          </w:p>
        </w:tc>
      </w:tr>
      <w:tr w:rsidR="6A7B4749" w:rsidTr="7D45F3BF" w14:paraId="1700AF9F">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755348" w14:textId="1162C875">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E9C84B" w:rsidP="6A7B4749" w:rsidRDefault="22E9C84B" w14:paraId="4D0AA023" w14:textId="4BEBFE5C">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2E9C84B">
              <w:rPr>
                <w:rFonts w:ascii="Arial" w:hAnsi="Arial" w:eastAsia="Arial" w:cs="Arial"/>
                <w:noProof w:val="0"/>
                <w:color w:val="000000" w:themeColor="text1" w:themeTint="FF" w:themeShade="FF"/>
                <w:sz w:val="20"/>
                <w:szCs w:val="20"/>
                <w:lang w:val="en-US"/>
              </w:rPr>
              <w:t>r</w:t>
            </w:r>
            <w:r w:rsidRPr="6A7B4749" w:rsidR="22E9C84B">
              <w:rPr>
                <w:rFonts w:ascii="Arial" w:hAnsi="Arial" w:eastAsia="Arial" w:cs="Arial"/>
                <w:noProof w:val="0"/>
                <w:color w:val="000000" w:themeColor="text1" w:themeTint="FF" w:themeShade="FF"/>
                <w:sz w:val="20"/>
                <w:szCs w:val="20"/>
                <w:vertAlign w:val="subscript"/>
                <w:lang w:val="en-US"/>
              </w:rPr>
              <w:t>s</w:t>
            </w:r>
            <w:r w:rsidRPr="6A7B4749" w:rsidR="22E9C84B">
              <w:rPr>
                <w:rFonts w:ascii="Arial" w:hAnsi="Arial" w:eastAsia="Arial" w:cs="Arial"/>
                <w:color w:val="000000" w:themeColor="text1" w:themeTint="FF" w:themeShade="FF"/>
                <w:sz w:val="20"/>
                <w:szCs w:val="20"/>
              </w:rPr>
              <w:t xml:space="preserve"> = −0.28 (p = 0.26)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D69A297" w:rsidP="6A7B4749" w:rsidRDefault="1D69A297" w14:paraId="747972BC" w14:textId="61D3F656">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1D69A297">
              <w:rPr>
                <w:rFonts w:ascii="Arial" w:hAnsi="Arial" w:eastAsia="Arial" w:cs="Arial"/>
                <w:noProof w:val="0"/>
                <w:color w:val="000000" w:themeColor="text1" w:themeTint="FF" w:themeShade="FF"/>
                <w:sz w:val="20"/>
                <w:szCs w:val="20"/>
                <w:lang w:val="en-US"/>
              </w:rPr>
              <w:t>r</w:t>
            </w:r>
            <w:r w:rsidRPr="6A7B4749" w:rsidR="1D69A297">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−0.14 (p = 0.61)</w:t>
            </w:r>
          </w:p>
        </w:tc>
      </w:tr>
      <w:tr w:rsidR="6A7B4749" w:rsidTr="7D45F3BF" w14:paraId="210E51C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FAF4D6" w14:textId="4915892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4EE4D2C" w:rsidP="6A7B4749" w:rsidRDefault="64EE4D2C" w14:paraId="791B9B1C" w14:textId="12753E38">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64EE4D2C">
              <w:rPr>
                <w:rFonts w:ascii="Arial" w:hAnsi="Arial" w:eastAsia="Arial" w:cs="Arial"/>
                <w:noProof w:val="0"/>
                <w:color w:val="000000" w:themeColor="text1" w:themeTint="FF" w:themeShade="FF"/>
                <w:sz w:val="20"/>
                <w:szCs w:val="20"/>
                <w:lang w:val="en-US"/>
              </w:rPr>
              <w:t>r</w:t>
            </w:r>
            <w:r w:rsidRPr="6A7B4749" w:rsidR="64EE4D2C">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−0.67 (p = 0.003*)</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7627234" w:rsidP="6A7B4749" w:rsidRDefault="27627234" w14:paraId="10BB7E5B" w14:textId="3A71ACFF">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7627234">
              <w:rPr>
                <w:rFonts w:ascii="Arial" w:hAnsi="Arial" w:eastAsia="Arial" w:cs="Arial"/>
                <w:noProof w:val="0"/>
                <w:color w:val="000000" w:themeColor="text1" w:themeTint="FF" w:themeShade="FF"/>
                <w:sz w:val="20"/>
                <w:szCs w:val="20"/>
                <w:lang w:val="en-US"/>
              </w:rPr>
              <w:t>r</w:t>
            </w:r>
            <w:r w:rsidRPr="6A7B4749" w:rsidR="27627234">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−0.61 (p = 0.009*)</w:t>
            </w:r>
          </w:p>
        </w:tc>
      </w:tr>
      <w:tr w:rsidR="6A7B4749" w:rsidTr="7D45F3BF" w14:paraId="2DF64C04">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94C1B3" w14:textId="22C4E4D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756C74" w:rsidP="6A7B4749" w:rsidRDefault="22756C74" w14:paraId="49981E20" w14:textId="09649B5E">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2756C74">
              <w:rPr>
                <w:rFonts w:ascii="Arial" w:hAnsi="Arial" w:eastAsia="Arial" w:cs="Arial"/>
                <w:noProof w:val="0"/>
                <w:color w:val="000000" w:themeColor="text1" w:themeTint="FF" w:themeShade="FF"/>
                <w:sz w:val="20"/>
                <w:szCs w:val="20"/>
                <w:lang w:val="en-US"/>
              </w:rPr>
              <w:t>r</w:t>
            </w:r>
            <w:r w:rsidRPr="6A7B4749" w:rsidR="22756C74">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+0.17 (p = 0.51)</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C15A874" w:rsidP="6A7B4749" w:rsidRDefault="6C15A874" w14:paraId="21042624" w14:textId="7C0B3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6C15A874">
              <w:rPr>
                <w:rFonts w:ascii="Arial" w:hAnsi="Arial" w:eastAsia="Arial" w:cs="Arial"/>
                <w:noProof w:val="0"/>
                <w:color w:val="000000" w:themeColor="text1" w:themeTint="FF" w:themeShade="FF"/>
                <w:sz w:val="20"/>
                <w:szCs w:val="20"/>
                <w:lang w:val="en-US"/>
              </w:rPr>
              <w:t>r</w:t>
            </w:r>
            <w:r w:rsidRPr="6A7B4749" w:rsidR="6C15A874">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+0.36 (p = 0.16)</w:t>
            </w:r>
          </w:p>
        </w:tc>
      </w:tr>
      <w:tr w:rsidR="6A7B4749" w:rsidTr="7D45F3BF" w14:paraId="3400628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14C434B" w14:textId="68658B2A">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1990EF4" w:rsidP="6A7B4749" w:rsidRDefault="41990EF4" w14:paraId="5EFE2F38" w14:textId="51040381">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41990EF4">
              <w:rPr>
                <w:rFonts w:ascii="Arial" w:hAnsi="Arial" w:eastAsia="Arial" w:cs="Arial"/>
                <w:noProof w:val="0"/>
                <w:color w:val="000000" w:themeColor="text1" w:themeTint="FF" w:themeShade="FF"/>
                <w:sz w:val="20"/>
                <w:szCs w:val="20"/>
                <w:lang w:val="en-US"/>
              </w:rPr>
              <w:t>r</w:t>
            </w:r>
            <w:r w:rsidRPr="6A7B4749" w:rsidR="41990EF4">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−0.11 (p = 0.66)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37444CC" w:rsidP="6A7B4749" w:rsidRDefault="237444CC" w14:paraId="10EB2529" w14:textId="55E17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6A7B4749" w:rsidR="237444CC">
              <w:rPr>
                <w:rFonts w:ascii="Arial" w:hAnsi="Arial" w:eastAsia="Arial" w:cs="Arial"/>
                <w:noProof w:val="0"/>
                <w:color w:val="000000" w:themeColor="text1" w:themeTint="FF" w:themeShade="FF"/>
                <w:sz w:val="20"/>
                <w:szCs w:val="20"/>
                <w:lang w:val="en-US"/>
              </w:rPr>
              <w:t>r</w:t>
            </w:r>
            <w:r w:rsidRPr="6A7B4749" w:rsidR="237444CC">
              <w:rPr>
                <w:rFonts w:ascii="Arial" w:hAnsi="Arial" w:eastAsia="Arial" w:cs="Arial"/>
                <w:noProof w:val="0"/>
                <w:color w:val="000000" w:themeColor="text1" w:themeTint="FF" w:themeShade="FF"/>
                <w:sz w:val="20"/>
                <w:szCs w:val="20"/>
                <w:vertAlign w:val="subscript"/>
                <w:lang w:val="en-US"/>
              </w:rPr>
              <w:t>s</w:t>
            </w:r>
            <w:r w:rsidRPr="6A7B4749" w:rsidR="6A7B4749">
              <w:rPr>
                <w:rFonts w:ascii="Arial" w:hAnsi="Arial" w:eastAsia="Arial" w:cs="Arial"/>
                <w:color w:val="000000" w:themeColor="text1" w:themeTint="FF" w:themeShade="FF"/>
                <w:sz w:val="20"/>
                <w:szCs w:val="20"/>
              </w:rPr>
              <w:t xml:space="preserve"> = +0.07 (p = 0.81)</w:t>
            </w:r>
          </w:p>
        </w:tc>
      </w:tr>
    </w:tbl>
    <w:p w:rsidR="32F87080" w:rsidP="7D45F3BF" w:rsidRDefault="32F87080" w14:paraId="5559FB7B" w14:textId="6049EF6F">
      <w:pPr>
        <w:pStyle w:val="Normal"/>
        <w:spacing w:before="20" w:beforeAutospacing="off" w:after="0" w:afterAutospacing="off" w:line="255" w:lineRule="auto"/>
        <w:rPr>
          <w:rFonts w:ascii="Arial" w:hAnsi="Arial" w:eastAsia="Arial" w:cs="Arial"/>
          <w:noProof w:val="0"/>
          <w:color w:val="000000" w:themeColor="text1" w:themeTint="FF" w:themeShade="FF"/>
          <w:sz w:val="18"/>
          <w:szCs w:val="18"/>
          <w:lang w:val="en-US"/>
        </w:rPr>
      </w:pPr>
      <w:r w:rsidRPr="7D45F3BF" w:rsidR="32F87080">
        <w:rPr>
          <w:rFonts w:ascii="Arial" w:hAnsi="Arial" w:eastAsia="Arial" w:cs="Arial"/>
          <w:noProof w:val="0"/>
          <w:color w:val="000000" w:themeColor="text1" w:themeTint="FF" w:themeShade="FF"/>
          <w:sz w:val="18"/>
          <w:szCs w:val="18"/>
          <w:lang w:val="en-US"/>
        </w:rPr>
        <w:t>r</w:t>
      </w:r>
      <w:r w:rsidRPr="7D45F3BF" w:rsidR="32F87080">
        <w:rPr>
          <w:rFonts w:ascii="Arial" w:hAnsi="Arial" w:eastAsia="Arial" w:cs="Arial"/>
          <w:noProof w:val="0"/>
          <w:color w:val="000000" w:themeColor="text1" w:themeTint="FF" w:themeShade="FF"/>
          <w:sz w:val="18"/>
          <w:szCs w:val="18"/>
          <w:vertAlign w:val="subscript"/>
          <w:lang w:val="en-US"/>
        </w:rPr>
        <w:t>s</w:t>
      </w:r>
      <w:r w:rsidRPr="7D45F3BF" w:rsidR="32F87080">
        <w:rPr>
          <w:rFonts w:ascii="Arial" w:hAnsi="Arial" w:eastAsia="Arial" w:cs="Arial"/>
          <w:color w:val="000000" w:themeColor="text1" w:themeTint="FF" w:themeShade="FF"/>
          <w:sz w:val="18"/>
          <w:szCs w:val="18"/>
        </w:rPr>
        <w:t xml:space="preserve"> = Spearman rank-correlation coefficient; p = two-sided significance; </w:t>
      </w:r>
      <w:r w:rsidRPr="7D45F3BF" w:rsidR="2635D1E3">
        <w:rPr>
          <w:rFonts w:ascii="Arial" w:hAnsi="Arial" w:eastAsia="Arial" w:cs="Arial"/>
          <w:noProof w:val="0"/>
          <w:color w:val="000000" w:themeColor="text1" w:themeTint="FF" w:themeShade="FF"/>
          <w:sz w:val="18"/>
          <w:szCs w:val="18"/>
          <w:lang w:val="en-US"/>
        </w:rPr>
        <w:t xml:space="preserve">* </w:t>
      </w:r>
      <w:r w:rsidRPr="7D45F3BF" w:rsidR="32F87080">
        <w:rPr>
          <w:rFonts w:ascii="Arial" w:hAnsi="Arial" w:eastAsia="Arial" w:cs="Arial"/>
          <w:noProof w:val="0"/>
          <w:color w:val="000000" w:themeColor="text1" w:themeTint="FF" w:themeShade="FF"/>
          <w:sz w:val="18"/>
          <w:szCs w:val="18"/>
          <w:lang w:val="en-US"/>
        </w:rPr>
        <w:t>denotes p &lt; 0.05</w:t>
      </w:r>
    </w:p>
    <w:p w:rsidR="3FA69B2E" w:rsidP="6A7B4749" w:rsidRDefault="3FA69B2E" w14:paraId="53C7FAAA" w14:textId="26EF621D">
      <w:pPr>
        <w:pStyle w:val="Normal"/>
        <w:spacing w:before="220" w:beforeAutospacing="off" w:after="100" w:afterAutospacing="off" w:line="255" w:lineRule="auto"/>
        <w:rPr>
          <w:rFonts w:ascii="Arial" w:hAnsi="Arial" w:eastAsia="Arial" w:cs="Arial"/>
          <w:b w:val="1"/>
          <w:bCs w:val="1"/>
          <w:noProof w:val="0"/>
          <w:color w:val="000000" w:themeColor="text1" w:themeTint="FF" w:themeShade="FF"/>
          <w:sz w:val="20"/>
          <w:szCs w:val="20"/>
          <w:lang w:val="en-US"/>
        </w:rPr>
      </w:pPr>
      <w:r w:rsidRPr="7D45F3BF" w:rsidR="3FA69B2E">
        <w:rPr>
          <w:rFonts w:ascii="Arial" w:hAnsi="Arial" w:eastAsia="Arial" w:cs="Arial"/>
          <w:b w:val="1"/>
          <w:bCs w:val="1"/>
          <w:noProof w:val="0"/>
          <w:color w:val="000000" w:themeColor="text1" w:themeTint="FF" w:themeShade="FF"/>
          <w:sz w:val="20"/>
          <w:szCs w:val="20"/>
          <w:lang w:val="en-US"/>
        </w:rPr>
        <w:t>Nonprofit Density and Donor Participation</w:t>
      </w:r>
    </w:p>
    <w:p w:rsidR="5792A1AF" w:rsidP="6A7B4749" w:rsidRDefault="5792A1AF" w14:paraId="5F9CDE76" w14:textId="45460801">
      <w:pPr>
        <w:pStyle w:val="Normal"/>
        <w:rPr>
          <w:rFonts w:ascii="Arial" w:hAnsi="Arial" w:eastAsia="Arial" w:cs="Arial"/>
          <w:noProof w:val="0"/>
          <w:color w:val="000000" w:themeColor="text1" w:themeTint="FF" w:themeShade="FF"/>
          <w:sz w:val="20"/>
          <w:szCs w:val="20"/>
          <w:lang w:val="en-US"/>
        </w:rPr>
      </w:pPr>
      <w:r w:rsidRPr="4BF02C8C" w:rsidR="5792A1AF">
        <w:rPr>
          <w:rFonts w:ascii="Arial" w:hAnsi="Arial" w:eastAsia="Arial" w:cs="Arial"/>
          <w:noProof w:val="0"/>
          <w:color w:val="000000" w:themeColor="text1" w:themeTint="FF" w:themeShade="FF"/>
          <w:sz w:val="20"/>
          <w:szCs w:val="20"/>
          <w:lang w:val="en-US"/>
        </w:rPr>
        <w:t xml:space="preserve">To assess whether the local availability of organizations is related to giving, donor participation is compared with the supply of nonprofits across the same 18 counties. Nonprofit density is the number of tax-exempt organizations registered with the IRS per </w:t>
      </w:r>
      <w:r w:rsidRPr="4BF02C8C" w:rsidR="5792A1AF">
        <w:rPr>
          <w:rFonts w:ascii="Arial" w:hAnsi="Arial" w:eastAsia="Arial" w:cs="Arial"/>
          <w:noProof w:val="0"/>
          <w:color w:val="000000" w:themeColor="text1" w:themeTint="FF" w:themeShade="FF"/>
          <w:sz w:val="20"/>
          <w:szCs w:val="20"/>
          <w:lang w:val="en-US"/>
        </w:rPr>
        <w:t>10,000 residents</w:t>
      </w:r>
      <w:r w:rsidRPr="4BF02C8C" w:rsidR="5792A1AF">
        <w:rPr>
          <w:rFonts w:ascii="Arial" w:hAnsi="Arial" w:eastAsia="Arial" w:cs="Arial"/>
          <w:noProof w:val="0"/>
          <w:color w:val="000000" w:themeColor="text1" w:themeTint="FF" w:themeShade="FF"/>
          <w:sz w:val="20"/>
          <w:szCs w:val="20"/>
          <w:lang w:val="en-US"/>
        </w:rPr>
        <w:t xml:space="preserve">, drawn from the 2022 IRS Exempt Organizations Business Master File and 2022 American </w:t>
      </w:r>
      <w:r w:rsidRPr="4BF02C8C" w:rsidR="190403DA">
        <w:rPr>
          <w:rFonts w:ascii="Arial" w:hAnsi="Arial" w:eastAsia="Arial" w:cs="Arial"/>
          <w:noProof w:val="0"/>
          <w:color w:val="000000" w:themeColor="text1" w:themeTint="FF" w:themeShade="FF"/>
          <w:sz w:val="20"/>
          <w:szCs w:val="20"/>
          <w:lang w:val="en-US"/>
        </w:rPr>
        <w:t>Community Survey County</w:t>
      </w:r>
      <w:r w:rsidRPr="4BF02C8C" w:rsidR="5792A1AF">
        <w:rPr>
          <w:rFonts w:ascii="Arial" w:hAnsi="Arial" w:eastAsia="Arial" w:cs="Arial"/>
          <w:noProof w:val="0"/>
          <w:color w:val="000000" w:themeColor="text1" w:themeTint="FF" w:themeShade="FF"/>
          <w:sz w:val="20"/>
          <w:szCs w:val="20"/>
          <w:lang w:val="en-US"/>
        </w:rPr>
        <w:t xml:space="preserve"> population estimates. </w:t>
      </w:r>
    </w:p>
    <w:p w:rsidR="386D64EC" w:rsidP="6A7B4749" w:rsidRDefault="386D64EC" w14:paraId="5DB9A4AA" w14:textId="1F4C9E7D">
      <w:pPr>
        <w:rPr>
          <w:rFonts w:ascii="Arial" w:hAnsi="Arial" w:eastAsia="Arial" w:cs="Arial"/>
          <w:noProof w:val="0"/>
          <w:color w:val="000000" w:themeColor="text1" w:themeTint="FF" w:themeShade="FF"/>
          <w:sz w:val="20"/>
          <w:szCs w:val="20"/>
          <w:lang w:val="en-US"/>
        </w:rPr>
      </w:pPr>
      <w:r w:rsidRPr="7D45F3BF" w:rsidR="386D64EC">
        <w:rPr>
          <w:rFonts w:ascii="Arial" w:hAnsi="Arial" w:eastAsia="Arial" w:cs="Arial"/>
          <w:noProof w:val="0"/>
          <w:color w:val="000000" w:themeColor="text1" w:themeTint="FF" w:themeShade="FF"/>
          <w:sz w:val="20"/>
          <w:szCs w:val="20"/>
          <w:lang w:val="en-US"/>
        </w:rPr>
        <w:t xml:space="preserve">Across all 18 counties, nonprofit density shows </w:t>
      </w:r>
      <w:r w:rsidRPr="7D45F3BF" w:rsidR="386D64EC">
        <w:rPr>
          <w:rFonts w:ascii="Arial" w:hAnsi="Arial" w:eastAsia="Arial" w:cs="Arial"/>
          <w:noProof w:val="0"/>
          <w:color w:val="000000" w:themeColor="text1" w:themeTint="FF" w:themeShade="FF"/>
          <w:sz w:val="20"/>
          <w:szCs w:val="20"/>
          <w:lang w:val="en-US"/>
        </w:rPr>
        <w:t>essentially no</w:t>
      </w:r>
      <w:r w:rsidRPr="7D45F3BF" w:rsidR="386D64EC">
        <w:rPr>
          <w:rFonts w:ascii="Arial" w:hAnsi="Arial" w:eastAsia="Arial" w:cs="Arial"/>
          <w:noProof w:val="0"/>
          <w:color w:val="000000" w:themeColor="text1" w:themeTint="FF" w:themeShade="FF"/>
          <w:sz w:val="20"/>
          <w:szCs w:val="20"/>
          <w:lang w:val="en-US"/>
        </w:rPr>
        <w:t xml:space="preserve"> relationship with overall donor participation (</w:t>
      </w:r>
      <w:commentRangeStart w:id="1684385561"/>
      <w:r w:rsidRPr="7D45F3BF" w:rsidR="386D64EC">
        <w:rPr>
          <w:rFonts w:ascii="Arial" w:hAnsi="Arial" w:eastAsia="Arial" w:cs="Arial"/>
          <w:noProof w:val="0"/>
          <w:color w:val="000000" w:themeColor="text1" w:themeTint="FF" w:themeShade="FF"/>
          <w:sz w:val="20"/>
          <w:szCs w:val="20"/>
          <w:lang w:val="en-US"/>
        </w:rPr>
        <w:t>Pearson</w:t>
      </w:r>
      <w:commentRangeEnd w:id="1684385561"/>
      <w:r>
        <w:rPr>
          <w:rStyle w:val="CommentReference"/>
        </w:rPr>
        <w:commentReference w:id="1684385561"/>
      </w:r>
      <w:r w:rsidRPr="7D45F3BF" w:rsidR="386D64EC">
        <w:rPr>
          <w:rFonts w:ascii="Arial" w:hAnsi="Arial" w:eastAsia="Arial" w:cs="Arial"/>
          <w:noProof w:val="0"/>
          <w:color w:val="000000" w:themeColor="text1" w:themeTint="FF" w:themeShade="FF"/>
          <w:sz w:val="20"/>
          <w:szCs w:val="20"/>
          <w:lang w:val="en-US"/>
        </w:rPr>
        <w:t xml:space="preserve"> r = 0.07</w:t>
      </w:r>
      <w:r w:rsidRPr="7D45F3BF">
        <w:rPr>
          <w:rStyle w:val="FootnoteReference"/>
          <w:rFonts w:ascii="Arial" w:hAnsi="Arial" w:eastAsia="Arial" w:cs="Arial"/>
          <w:noProof w:val="0"/>
          <w:color w:val="000000" w:themeColor="text1" w:themeTint="FF" w:themeShade="FF"/>
          <w:sz w:val="20"/>
          <w:szCs w:val="20"/>
          <w:lang w:val="en-US"/>
        </w:rPr>
        <w:footnoteReference w:id="4965"/>
      </w:r>
      <w:r w:rsidRPr="7D45F3BF" w:rsidR="386D64EC">
        <w:rPr>
          <w:rFonts w:ascii="Arial" w:hAnsi="Arial" w:eastAsia="Arial" w:cs="Arial"/>
          <w:noProof w:val="0"/>
          <w:color w:val="000000" w:themeColor="text1" w:themeTint="FF" w:themeShade="FF"/>
          <w:sz w:val="20"/>
          <w:szCs w:val="20"/>
          <w:lang w:val="en-US"/>
        </w:rPr>
        <w:t xml:space="preserve">, p = 0.77), and the pattern is consistent within income groups (Table 4-6). In this </w:t>
      </w:r>
      <w:r w:rsidRPr="7D45F3BF" w:rsidR="386D64EC">
        <w:rPr>
          <w:rFonts w:ascii="Arial" w:hAnsi="Arial" w:eastAsia="Arial" w:cs="Arial"/>
          <w:noProof w:val="0"/>
          <w:color w:val="000000" w:themeColor="text1" w:themeTint="FF" w:themeShade="FF"/>
          <w:sz w:val="20"/>
          <w:szCs w:val="20"/>
          <w:lang w:val="en-US"/>
        </w:rPr>
        <w:t>case</w:t>
      </w:r>
      <w:r w:rsidRPr="7D45F3BF" w:rsidR="386D64EC">
        <w:rPr>
          <w:rFonts w:ascii="Arial" w:hAnsi="Arial" w:eastAsia="Arial" w:cs="Arial"/>
          <w:noProof w:val="0"/>
          <w:color w:val="000000" w:themeColor="text1" w:themeTint="FF" w:themeShade="FF"/>
          <w:sz w:val="20"/>
          <w:szCs w:val="20"/>
          <w:lang w:val="en-US"/>
        </w:rPr>
        <w:t xml:space="preserve"> the coefficient is itself near zero, </w:t>
      </w:r>
      <w:r w:rsidRPr="7D45F3BF" w:rsidR="386D64EC">
        <w:rPr>
          <w:rFonts w:ascii="Arial" w:hAnsi="Arial" w:eastAsia="Arial" w:cs="Arial"/>
          <w:noProof w:val="0"/>
          <w:color w:val="000000" w:themeColor="text1" w:themeTint="FF" w:themeShade="FF"/>
          <w:sz w:val="20"/>
          <w:szCs w:val="20"/>
          <w:lang w:val="en-US"/>
        </w:rPr>
        <w:t>indicating</w:t>
      </w:r>
      <w:r w:rsidRPr="7D45F3BF" w:rsidR="386D64EC">
        <w:rPr>
          <w:rFonts w:ascii="Arial" w:hAnsi="Arial" w:eastAsia="Arial" w:cs="Arial"/>
          <w:noProof w:val="0"/>
          <w:color w:val="000000" w:themeColor="text1" w:themeTint="FF" w:themeShade="FF"/>
          <w:sz w:val="20"/>
          <w:szCs w:val="20"/>
          <w:lang w:val="en-US"/>
        </w:rPr>
        <w:t xml:space="preserve"> little </w:t>
      </w:r>
      <w:r w:rsidRPr="7D45F3BF" w:rsidR="386D64EC">
        <w:rPr>
          <w:rFonts w:ascii="Arial" w:hAnsi="Arial" w:eastAsia="Arial" w:cs="Arial"/>
          <w:noProof w:val="0"/>
          <w:color w:val="000000" w:themeColor="text1" w:themeTint="FF" w:themeShade="FF"/>
          <w:sz w:val="20"/>
          <w:szCs w:val="20"/>
          <w:lang w:val="en-US"/>
        </w:rPr>
        <w:t>apparent</w:t>
      </w:r>
      <w:r w:rsidRPr="7D45F3BF" w:rsidR="386D64EC">
        <w:rPr>
          <w:rFonts w:ascii="Arial" w:hAnsi="Arial" w:eastAsia="Arial" w:cs="Arial"/>
          <w:noProof w:val="0"/>
          <w:color w:val="000000" w:themeColor="text1" w:themeTint="FF" w:themeShade="FF"/>
          <w:sz w:val="20"/>
          <w:szCs w:val="20"/>
          <w:lang w:val="en-US"/>
        </w:rPr>
        <w:t xml:space="preserve"> association rather than a relationship obscured by the limited sample.</w:t>
      </w:r>
    </w:p>
    <w:p w:rsidR="5792A1AF" w:rsidP="6A7B4749" w:rsidRDefault="5792A1AF" w14:paraId="0EE2B8E9" w14:textId="077FEB4D">
      <w:pPr>
        <w:pStyle w:val="Normal"/>
        <w:rPr>
          <w:rFonts w:ascii="Arial" w:hAnsi="Arial" w:eastAsia="Arial" w:cs="Arial"/>
          <w:noProof w:val="0"/>
          <w:color w:val="000000" w:themeColor="text1" w:themeTint="FF" w:themeShade="FF"/>
          <w:sz w:val="20"/>
          <w:szCs w:val="20"/>
          <w:lang w:val="en-US"/>
        </w:rPr>
      </w:pPr>
      <w:r w:rsidRPr="4BF02C8C" w:rsidR="5792A1AF">
        <w:rPr>
          <w:rFonts w:ascii="Arial" w:hAnsi="Arial" w:eastAsia="Arial" w:cs="Arial"/>
          <w:noProof w:val="0"/>
          <w:color w:val="000000" w:themeColor="text1" w:themeTint="FF" w:themeShade="FF"/>
          <w:sz w:val="20"/>
          <w:szCs w:val="20"/>
          <w:lang w:val="en-US"/>
        </w:rPr>
        <w:t>Table 4-</w:t>
      </w:r>
      <w:r w:rsidRPr="4BF02C8C" w:rsidR="5364F422">
        <w:rPr>
          <w:rFonts w:ascii="Arial" w:hAnsi="Arial" w:eastAsia="Arial" w:cs="Arial"/>
          <w:noProof w:val="0"/>
          <w:color w:val="000000" w:themeColor="text1" w:themeTint="FF" w:themeShade="FF"/>
          <w:sz w:val="20"/>
          <w:szCs w:val="20"/>
          <w:lang w:val="en-US"/>
        </w:rPr>
        <w:t>7</w:t>
      </w:r>
      <w:r w:rsidRPr="4BF02C8C" w:rsidR="5792A1AF">
        <w:rPr>
          <w:rFonts w:ascii="Arial" w:hAnsi="Arial" w:eastAsia="Arial" w:cs="Arial"/>
          <w:noProof w:val="0"/>
          <w:color w:val="000000" w:themeColor="text1" w:themeTint="FF" w:themeShade="FF"/>
          <w:sz w:val="20"/>
          <w:szCs w:val="20"/>
          <w:lang w:val="en-US"/>
        </w:rPr>
        <w:t>. Pearson Correlation between Nonprofit density and Donor Participation Rate</w:t>
      </w:r>
    </w:p>
    <w:tbl>
      <w:tblPr>
        <w:tblStyle w:val="TableNormal"/>
        <w:bidiVisual w:val="0"/>
        <w:tblW w:w="0" w:type="auto"/>
        <w:tblLook w:val="06A0" w:firstRow="1" w:lastRow="0" w:firstColumn="1" w:lastColumn="0" w:noHBand="1" w:noVBand="1"/>
      </w:tblPr>
      <w:tblGrid>
        <w:gridCol w:w="2760"/>
        <w:gridCol w:w="3300"/>
        <w:gridCol w:w="3300"/>
      </w:tblGrid>
      <w:tr w:rsidR="7E9FC4EA" w:rsidTr="4BF02C8C" w14:paraId="6515B5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F830E99" w14:textId="04E9755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37D5D08" w14:textId="7BDBA495">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Excl. hospitals / univ. / political</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4D22703D" w14:textId="367D1D4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All included</w:t>
            </w:r>
          </w:p>
        </w:tc>
      </w:tr>
      <w:tr w:rsidR="7E9FC4EA" w:rsidTr="4BF02C8C" w14:paraId="4B7E4587">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2FC3F9B" w14:textId="553D7319">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667B56" w14:textId="2F666C2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0.07 (p = 0.77)</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3800BAF" w14:textId="74FC2C3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0.06 (p = 0.81)</w:t>
            </w:r>
          </w:p>
        </w:tc>
      </w:tr>
      <w:tr w:rsidR="7E9FC4EA" w:rsidTr="4BF02C8C" w14:paraId="35608A5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1E0DD7" w14:textId="5C6D747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3D13E5" w14:textId="2502AD2E">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−0.09 (p = 0.72)</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0E319B" w14:textId="5735BCA8">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−0.11 (p = 0.67)</w:t>
            </w:r>
          </w:p>
        </w:tc>
      </w:tr>
      <w:tr w:rsidR="7E9FC4EA" w:rsidTr="4BF02C8C" w14:paraId="1D039738">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5867036" w14:textId="3452A505">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6CCBD59" w14:textId="610085B6">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+0.36 (p = 0.14)</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98F121" w14:textId="059F3112">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+0.37 (p = 0.14)</w:t>
            </w:r>
          </w:p>
        </w:tc>
      </w:tr>
      <w:tr w:rsidR="7E9FC4EA" w:rsidTr="4BF02C8C" w14:paraId="3060FD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C9E0DCD" w14:textId="6818E75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43A311B" w14:textId="787BDA65">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+0.005 (p = 0.99)</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932E145" w14:textId="5730DF83">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−0.009 (p = 0.97)</w:t>
            </w:r>
          </w:p>
        </w:tc>
      </w:tr>
    </w:tbl>
    <w:p w:rsidR="6A7B4749" w:rsidP="4BF02C8C" w:rsidRDefault="6A7B4749" w14:paraId="5EF73329" w14:textId="67A2187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4BF02C8C" w:rsidR="45FD6982">
        <w:rPr>
          <w:rFonts w:ascii="Arial" w:hAnsi="Arial" w:eastAsia="Arial" w:cs="Arial"/>
          <w:b w:val="1"/>
          <w:bCs w:val="1"/>
          <w:noProof w:val="0"/>
          <w:color w:val="000000" w:themeColor="text1" w:themeTint="FF" w:themeShade="FF"/>
          <w:sz w:val="20"/>
          <w:szCs w:val="20"/>
          <w:lang w:val="en-US"/>
        </w:rPr>
        <w:t>Summary</w:t>
      </w:r>
    </w:p>
    <w:p w:rsidR="79FFEC28" w:rsidP="4BF02C8C" w:rsidRDefault="79FFEC28" w14:paraId="3F638751" w14:textId="60B0434F">
      <w:pPr>
        <w:pStyle w:val="Normal"/>
        <w:rPr>
          <w:rFonts w:ascii="Aptos" w:hAnsi="Aptos" w:eastAsia="Aptos" w:cs="Aptos"/>
          <w:b w:val="0"/>
          <w:bCs w:val="0"/>
          <w:noProof w:val="0"/>
          <w:color w:val="000000" w:themeColor="text1" w:themeTint="FF" w:themeShade="FF"/>
          <w:sz w:val="24"/>
          <w:szCs w:val="24"/>
          <w:lang w:val="en-US"/>
        </w:rPr>
      </w:pPr>
      <w:r w:rsidRPr="4BF02C8C" w:rsidR="79FFEC28">
        <w:rPr>
          <w:rFonts w:ascii="Arial" w:hAnsi="Arial" w:eastAsia="Arial" w:cs="Arial"/>
          <w:b w:val="0"/>
          <w:bCs w:val="0"/>
          <w:noProof w:val="0"/>
          <w:color w:val="000000" w:themeColor="text1" w:themeTint="FF" w:themeShade="FF"/>
          <w:sz w:val="20"/>
          <w:szCs w:val="20"/>
          <w:lang w:val="en-US"/>
        </w:rPr>
        <w:t xml:space="preserve">Black Hills’ lower overall donation rate </w:t>
      </w:r>
      <w:r w:rsidRPr="4BF02C8C" w:rsidR="79FFEC28">
        <w:rPr>
          <w:rFonts w:ascii="Arial" w:hAnsi="Arial" w:eastAsia="Arial" w:cs="Arial"/>
          <w:b w:val="0"/>
          <w:bCs w:val="0"/>
          <w:noProof w:val="0"/>
          <w:color w:val="000000" w:themeColor="text1" w:themeTint="FF" w:themeShade="FF"/>
          <w:sz w:val="20"/>
          <w:szCs w:val="20"/>
          <w:lang w:val="en-US"/>
        </w:rPr>
        <w:t>appears to be</w:t>
      </w:r>
      <w:r w:rsidRPr="4BF02C8C" w:rsidR="79FFEC28">
        <w:rPr>
          <w:rFonts w:ascii="Arial" w:hAnsi="Arial" w:eastAsia="Arial" w:cs="Arial"/>
          <w:b w:val="0"/>
          <w:bCs w:val="0"/>
          <w:noProof w:val="0"/>
          <w:color w:val="000000" w:themeColor="text1" w:themeTint="FF" w:themeShade="FF"/>
          <w:sz w:val="20"/>
          <w:szCs w:val="20"/>
          <w:lang w:val="en-US"/>
        </w:rPr>
        <w:t xml:space="preserve"> driven primarily by participation, not by lower giving amounts among donors. Once the analysis is limited to itemizers, the participation gap </w:t>
      </w:r>
      <w:r w:rsidRPr="4BF02C8C" w:rsidR="79FFEC28">
        <w:rPr>
          <w:rFonts w:ascii="Arial" w:hAnsi="Arial" w:eastAsia="Arial" w:cs="Arial"/>
          <w:b w:val="0"/>
          <w:bCs w:val="0"/>
          <w:noProof w:val="0"/>
          <w:color w:val="000000" w:themeColor="text1" w:themeTint="FF" w:themeShade="FF"/>
          <w:sz w:val="20"/>
          <w:szCs w:val="20"/>
          <w:lang w:val="en-US"/>
        </w:rPr>
        <w:t>largely narrows</w:t>
      </w:r>
      <w:r w:rsidRPr="4BF02C8C" w:rsidR="79FFEC28">
        <w:rPr>
          <w:rFonts w:ascii="Arial" w:hAnsi="Arial" w:eastAsia="Arial" w:cs="Arial"/>
          <w:b w:val="0"/>
          <w:bCs w:val="0"/>
          <w:noProof w:val="0"/>
          <w:color w:val="000000" w:themeColor="text1" w:themeTint="FF" w:themeShade="FF"/>
          <w:sz w:val="20"/>
          <w:szCs w:val="20"/>
          <w:lang w:val="en-US"/>
        </w:rPr>
        <w:t xml:space="preserve">, suggesting that itemization </w:t>
      </w:r>
      <w:r w:rsidRPr="4BF02C8C" w:rsidR="33836C14">
        <w:rPr>
          <w:rFonts w:ascii="Arial" w:hAnsi="Arial" w:eastAsia="Arial" w:cs="Arial"/>
          <w:b w:val="0"/>
          <w:bCs w:val="0"/>
          <w:noProof w:val="0"/>
          <w:color w:val="000000" w:themeColor="text1" w:themeTint="FF" w:themeShade="FF"/>
          <w:sz w:val="20"/>
          <w:szCs w:val="20"/>
          <w:lang w:val="en-US"/>
        </w:rPr>
        <w:t>behavior</w:t>
      </w:r>
      <w:r w:rsidRPr="4BF02C8C" w:rsidR="33836C14">
        <w:rPr>
          <w:rFonts w:ascii="Arial" w:hAnsi="Arial" w:eastAsia="Arial" w:cs="Arial"/>
          <w:b w:val="0"/>
          <w:bCs w:val="0"/>
          <w:noProof w:val="0"/>
          <w:color w:val="000000" w:themeColor="text1" w:themeTint="FF" w:themeShade="FF"/>
          <w:sz w:val="20"/>
          <w:szCs w:val="20"/>
          <w:lang w:val="en-US"/>
        </w:rPr>
        <w:t xml:space="preserve"> is an important part of the observed regional difference.</w:t>
      </w:r>
    </w:p>
    <w:p w:rsidR="6A7B4749" w:rsidP="4BF02C8C" w:rsidRDefault="6A7B4749" w14:paraId="51AF8F3A" w14:textId="63726A7F">
      <w:pPr>
        <w:pStyle w:val="Normal"/>
        <w:rPr>
          <w:rFonts w:ascii="Arial" w:hAnsi="Arial" w:eastAsia="Arial" w:cs="Arial"/>
          <w:b w:val="0"/>
          <w:bCs w:val="0"/>
          <w:noProof w:val="0"/>
          <w:color w:val="000000" w:themeColor="text1" w:themeTint="FF" w:themeShade="FF"/>
          <w:sz w:val="20"/>
          <w:szCs w:val="20"/>
          <w:lang w:val="en-US"/>
        </w:rPr>
      </w:pPr>
      <w:r w:rsidRPr="4BF02C8C" w:rsidR="2637FED6">
        <w:rPr>
          <w:rFonts w:ascii="Arial" w:hAnsi="Arial" w:eastAsia="Arial" w:cs="Arial"/>
          <w:b w:val="0"/>
          <w:bCs w:val="0"/>
          <w:noProof w:val="0"/>
          <w:color w:val="000000" w:themeColor="text1" w:themeTint="FF" w:themeShade="FF"/>
          <w:sz w:val="20"/>
          <w:szCs w:val="20"/>
          <w:lang w:val="en-US"/>
        </w:rPr>
        <w:t xml:space="preserve">Across the five regions, the Black Hills region has the lowest donor participation rate (3.5 %) and the lowest itemization rate (4.6 %). Among filers who itemize, the share reporting charitable contributions </w:t>
      </w:r>
      <w:r w:rsidRPr="4BF02C8C" w:rsidR="33CA71D6">
        <w:rPr>
          <w:rFonts w:ascii="Arial" w:hAnsi="Arial" w:eastAsia="Arial" w:cs="Arial"/>
          <w:b w:val="0"/>
          <w:bCs w:val="0"/>
          <w:noProof w:val="0"/>
          <w:color w:val="000000" w:themeColor="text1" w:themeTint="FF" w:themeShade="FF"/>
          <w:sz w:val="20"/>
          <w:szCs w:val="20"/>
          <w:lang w:val="en-US"/>
        </w:rPr>
        <w:t xml:space="preserve">is comparable to the benchmark regions, </w:t>
      </w:r>
      <w:r w:rsidRPr="4BF02C8C" w:rsidR="0A2350B0">
        <w:rPr>
          <w:rFonts w:ascii="Arial" w:hAnsi="Arial" w:eastAsia="Arial" w:cs="Arial"/>
          <w:b w:val="0"/>
          <w:bCs w:val="0"/>
          <w:noProof w:val="0"/>
          <w:color w:val="000000" w:themeColor="text1" w:themeTint="FF" w:themeShade="FF"/>
          <w:sz w:val="20"/>
          <w:szCs w:val="20"/>
          <w:lang w:val="en-US"/>
        </w:rPr>
        <w:t>ranging from 76% to 84%. A</w:t>
      </w:r>
      <w:r w:rsidRPr="4BF02C8C" w:rsidR="33CA71D6">
        <w:rPr>
          <w:rFonts w:ascii="Arial" w:hAnsi="Arial" w:eastAsia="Arial" w:cs="Arial"/>
          <w:b w:val="0"/>
          <w:bCs w:val="0"/>
          <w:noProof w:val="0"/>
          <w:color w:val="000000" w:themeColor="text1" w:themeTint="FF" w:themeShade="FF"/>
          <w:sz w:val="20"/>
          <w:szCs w:val="20"/>
          <w:lang w:val="en-US"/>
        </w:rPr>
        <w:t xml:space="preserve">verage contributions per donor are </w:t>
      </w:r>
      <w:r w:rsidRPr="4BF02C8C" w:rsidR="1950798E">
        <w:rPr>
          <w:rFonts w:ascii="Arial" w:hAnsi="Arial" w:eastAsia="Arial" w:cs="Arial"/>
          <w:b w:val="0"/>
          <w:bCs w:val="0"/>
          <w:noProof w:val="0"/>
          <w:color w:val="000000" w:themeColor="text1" w:themeTint="FF" w:themeShade="FF"/>
          <w:sz w:val="20"/>
          <w:szCs w:val="20"/>
          <w:lang w:val="en-US"/>
        </w:rPr>
        <w:t xml:space="preserve">also </w:t>
      </w:r>
      <w:r w:rsidRPr="4BF02C8C" w:rsidR="33CA71D6">
        <w:rPr>
          <w:rFonts w:ascii="Arial" w:hAnsi="Arial" w:eastAsia="Arial" w:cs="Arial"/>
          <w:b w:val="0"/>
          <w:bCs w:val="0"/>
          <w:noProof w:val="0"/>
          <w:color w:val="000000" w:themeColor="text1" w:themeTint="FF" w:themeShade="FF"/>
          <w:sz w:val="20"/>
          <w:szCs w:val="20"/>
          <w:lang w:val="en-US"/>
        </w:rPr>
        <w:t>comparable to or higher than th</w:t>
      </w:r>
      <w:r w:rsidRPr="4BF02C8C" w:rsidR="51CFBEF1">
        <w:rPr>
          <w:rFonts w:ascii="Arial" w:hAnsi="Arial" w:eastAsia="Arial" w:cs="Arial"/>
          <w:b w:val="0"/>
          <w:bCs w:val="0"/>
          <w:noProof w:val="0"/>
          <w:color w:val="000000" w:themeColor="text1" w:themeTint="FF" w:themeShade="FF"/>
          <w:sz w:val="20"/>
          <w:szCs w:val="20"/>
          <w:lang w:val="en-US"/>
        </w:rPr>
        <w:t>e benchmark</w:t>
      </w:r>
      <w:r w:rsidRPr="4BF02C8C" w:rsidR="33CA71D6">
        <w:rPr>
          <w:rFonts w:ascii="Arial" w:hAnsi="Arial" w:eastAsia="Arial" w:cs="Arial"/>
          <w:b w:val="0"/>
          <w:bCs w:val="0"/>
          <w:noProof w:val="0"/>
          <w:color w:val="000000" w:themeColor="text1" w:themeTint="FF" w:themeShade="FF"/>
          <w:sz w:val="20"/>
          <w:szCs w:val="20"/>
          <w:lang w:val="en-US"/>
        </w:rPr>
        <w:t xml:space="preserve"> regions, including the highest </w:t>
      </w:r>
      <w:r w:rsidRPr="4BF02C8C" w:rsidR="5B0DCE5C">
        <w:rPr>
          <w:rFonts w:ascii="Arial" w:hAnsi="Arial" w:eastAsia="Arial" w:cs="Arial"/>
          <w:b w:val="0"/>
          <w:bCs w:val="0"/>
          <w:noProof w:val="0"/>
          <w:color w:val="000000" w:themeColor="text1" w:themeTint="FF" w:themeShade="FF"/>
          <w:sz w:val="20"/>
          <w:szCs w:val="20"/>
          <w:lang w:val="en-US"/>
        </w:rPr>
        <w:t xml:space="preserve">value in the middle-income group. The two giving-relative-to-income measures </w:t>
      </w:r>
      <w:r w:rsidRPr="4BF02C8C" w:rsidR="469AF011">
        <w:rPr>
          <w:rFonts w:ascii="Arial" w:hAnsi="Arial" w:eastAsia="Arial" w:cs="Arial"/>
          <w:b w:val="0"/>
          <w:bCs w:val="0"/>
          <w:noProof w:val="0"/>
          <w:color w:val="000000" w:themeColor="text1" w:themeTint="FF" w:themeShade="FF"/>
          <w:sz w:val="20"/>
          <w:szCs w:val="20"/>
          <w:lang w:val="en-US"/>
        </w:rPr>
        <w:t>place Black Hills</w:t>
      </w:r>
      <w:r w:rsidRPr="4BF02C8C" w:rsidR="5B0DCE5C">
        <w:rPr>
          <w:rFonts w:ascii="Arial" w:hAnsi="Arial" w:eastAsia="Arial" w:cs="Arial"/>
          <w:b w:val="0"/>
          <w:bCs w:val="0"/>
          <w:noProof w:val="0"/>
          <w:color w:val="000000" w:themeColor="text1" w:themeTint="FF" w:themeShade="FF"/>
          <w:sz w:val="20"/>
          <w:szCs w:val="20"/>
          <w:lang w:val="en-US"/>
        </w:rPr>
        <w:t xml:space="preserve"> </w:t>
      </w:r>
      <w:r w:rsidRPr="4BF02C8C" w:rsidR="5B0DCE5C">
        <w:rPr>
          <w:rFonts w:ascii="Arial" w:hAnsi="Arial" w:eastAsia="Arial" w:cs="Arial"/>
          <w:b w:val="0"/>
          <w:bCs w:val="0"/>
          <w:noProof w:val="0"/>
          <w:color w:val="000000" w:themeColor="text1" w:themeTint="FF" w:themeShade="FF"/>
          <w:sz w:val="20"/>
          <w:szCs w:val="20"/>
          <w:lang w:val="en-US"/>
        </w:rPr>
        <w:t>different</w:t>
      </w:r>
      <w:r w:rsidRPr="4BF02C8C" w:rsidR="1642C7D3">
        <w:rPr>
          <w:rFonts w:ascii="Arial" w:hAnsi="Arial" w:eastAsia="Arial" w:cs="Arial"/>
          <w:b w:val="0"/>
          <w:bCs w:val="0"/>
          <w:noProof w:val="0"/>
          <w:color w:val="000000" w:themeColor="text1" w:themeTint="FF" w:themeShade="FF"/>
          <w:sz w:val="20"/>
          <w:szCs w:val="20"/>
          <w:lang w:val="en-US"/>
        </w:rPr>
        <w:t>ly</w:t>
      </w:r>
      <w:r w:rsidRPr="4BF02C8C" w:rsidR="39B9BBB9">
        <w:rPr>
          <w:rFonts w:ascii="Arial" w:hAnsi="Arial" w:eastAsia="Arial" w:cs="Arial"/>
          <w:b w:val="0"/>
          <w:bCs w:val="0"/>
          <w:noProof w:val="0"/>
          <w:color w:val="000000" w:themeColor="text1" w:themeTint="FF" w:themeShade="FF"/>
          <w:sz w:val="20"/>
          <w:szCs w:val="20"/>
          <w:lang w:val="en-US"/>
        </w:rPr>
        <w:t xml:space="preserve">: </w:t>
      </w:r>
      <w:r w:rsidRPr="4BF02C8C" w:rsidR="39B9BBB9">
        <w:rPr>
          <w:rFonts w:ascii="Arial" w:hAnsi="Arial" w:eastAsia="Arial" w:cs="Arial"/>
          <w:b w:val="0"/>
          <w:bCs w:val="0"/>
          <w:noProof w:val="0"/>
          <w:color w:val="000000" w:themeColor="text1" w:themeTint="FF" w:themeShade="FF"/>
          <w:sz w:val="20"/>
          <w:szCs w:val="20"/>
          <w:lang w:val="en-US"/>
        </w:rPr>
        <w:t>r</w:t>
      </w:r>
      <w:r w:rsidRPr="4BF02C8C" w:rsidR="01EDD9D7">
        <w:rPr>
          <w:rFonts w:ascii="Arial" w:hAnsi="Arial" w:eastAsia="Arial" w:cs="Arial"/>
          <w:b w:val="0"/>
          <w:bCs w:val="0"/>
          <w:noProof w:val="0"/>
          <w:color w:val="000000" w:themeColor="text1" w:themeTint="FF" w:themeShade="FF"/>
          <w:sz w:val="20"/>
          <w:szCs w:val="20"/>
          <w:lang w:val="en-US"/>
        </w:rPr>
        <w:t>elative</w:t>
      </w:r>
      <w:r w:rsidRPr="4BF02C8C" w:rsidR="01EDD9D7">
        <w:rPr>
          <w:rFonts w:ascii="Arial" w:hAnsi="Arial" w:eastAsia="Arial" w:cs="Arial"/>
          <w:b w:val="0"/>
          <w:bCs w:val="0"/>
          <w:noProof w:val="0"/>
          <w:color w:val="000000" w:themeColor="text1" w:themeTint="FF" w:themeShade="FF"/>
          <w:sz w:val="20"/>
          <w:szCs w:val="20"/>
          <w:lang w:val="en-US"/>
        </w:rPr>
        <w:t xml:space="preserve"> to total</w:t>
      </w:r>
      <w:r w:rsidRPr="4BF02C8C" w:rsidR="1642C7D3">
        <w:rPr>
          <w:rFonts w:ascii="Arial" w:hAnsi="Arial" w:eastAsia="Arial" w:cs="Arial"/>
          <w:b w:val="0"/>
          <w:bCs w:val="0"/>
          <w:noProof w:val="0"/>
          <w:color w:val="000000" w:themeColor="text1" w:themeTint="FF" w:themeShade="FF"/>
          <w:sz w:val="20"/>
          <w:szCs w:val="20"/>
          <w:lang w:val="en-US"/>
        </w:rPr>
        <w:t xml:space="preserve"> regional </w:t>
      </w:r>
      <w:r w:rsidRPr="4BF02C8C" w:rsidR="1642C7D3">
        <w:rPr>
          <w:rFonts w:ascii="Arial" w:hAnsi="Arial" w:eastAsia="Arial" w:cs="Arial"/>
          <w:b w:val="0"/>
          <w:bCs w:val="0"/>
          <w:noProof w:val="0"/>
          <w:color w:val="000000" w:themeColor="text1" w:themeTint="FF" w:themeShade="FF"/>
          <w:sz w:val="20"/>
          <w:szCs w:val="20"/>
          <w:lang w:val="en-US"/>
        </w:rPr>
        <w:t>income,</w:t>
      </w:r>
      <w:r w:rsidRPr="4BF02C8C" w:rsidR="1642C7D3">
        <w:rPr>
          <w:rFonts w:ascii="Arial" w:hAnsi="Arial" w:eastAsia="Arial" w:cs="Arial"/>
          <w:b w:val="0"/>
          <w:bCs w:val="0"/>
          <w:noProof w:val="0"/>
          <w:color w:val="000000" w:themeColor="text1" w:themeTint="FF" w:themeShade="FF"/>
          <w:sz w:val="20"/>
          <w:szCs w:val="20"/>
          <w:lang w:val="en-US"/>
        </w:rPr>
        <w:t xml:space="preserve"> it gives the smallest share in every income group</w:t>
      </w:r>
      <w:r w:rsidRPr="4BF02C8C" w:rsidR="155C35D5">
        <w:rPr>
          <w:rFonts w:ascii="Arial" w:hAnsi="Arial" w:eastAsia="Arial" w:cs="Arial"/>
          <w:b w:val="0"/>
          <w:bCs w:val="0"/>
          <w:noProof w:val="0"/>
          <w:color w:val="000000" w:themeColor="text1" w:themeTint="FF" w:themeShade="FF"/>
          <w:sz w:val="20"/>
          <w:szCs w:val="20"/>
          <w:lang w:val="en-US"/>
        </w:rPr>
        <w:t xml:space="preserve"> but </w:t>
      </w:r>
      <w:r w:rsidRPr="4BF02C8C" w:rsidR="155C35D5">
        <w:rPr>
          <w:rFonts w:ascii="Arial" w:hAnsi="Arial" w:eastAsia="Arial" w:cs="Arial"/>
          <w:b w:val="0"/>
          <w:bCs w:val="0"/>
          <w:noProof w:val="0"/>
          <w:color w:val="000000" w:themeColor="text1" w:themeTint="FF" w:themeShade="FF"/>
          <w:sz w:val="20"/>
          <w:szCs w:val="20"/>
          <w:lang w:val="en-US"/>
        </w:rPr>
        <w:t>r</w:t>
      </w:r>
      <w:r w:rsidRPr="4BF02C8C" w:rsidR="23F9E03F">
        <w:rPr>
          <w:rFonts w:ascii="Arial" w:hAnsi="Arial" w:eastAsia="Arial" w:cs="Arial"/>
          <w:b w:val="0"/>
          <w:bCs w:val="0"/>
          <w:noProof w:val="0"/>
          <w:color w:val="000000" w:themeColor="text1" w:themeTint="FF" w:themeShade="FF"/>
          <w:sz w:val="20"/>
          <w:szCs w:val="20"/>
          <w:lang w:val="en-US"/>
        </w:rPr>
        <w:t>elative</w:t>
      </w:r>
      <w:r w:rsidRPr="4BF02C8C" w:rsidR="23F9E03F">
        <w:rPr>
          <w:rFonts w:ascii="Arial" w:hAnsi="Arial" w:eastAsia="Arial" w:cs="Arial"/>
          <w:b w:val="0"/>
          <w:bCs w:val="0"/>
          <w:noProof w:val="0"/>
          <w:color w:val="000000" w:themeColor="text1" w:themeTint="FF" w:themeShade="FF"/>
          <w:sz w:val="20"/>
          <w:szCs w:val="20"/>
          <w:lang w:val="en-US"/>
        </w:rPr>
        <w:t xml:space="preserve"> to</w:t>
      </w:r>
      <w:r w:rsidRPr="4BF02C8C" w:rsidR="1642C7D3">
        <w:rPr>
          <w:rFonts w:ascii="Arial" w:hAnsi="Arial" w:eastAsia="Arial" w:cs="Arial"/>
          <w:b w:val="0"/>
          <w:bCs w:val="0"/>
          <w:noProof w:val="0"/>
          <w:color w:val="000000" w:themeColor="text1" w:themeTint="FF" w:themeShade="FF"/>
          <w:sz w:val="20"/>
          <w:szCs w:val="20"/>
          <w:lang w:val="en-US"/>
        </w:rPr>
        <w:t xml:space="preserve"> itemizers </w:t>
      </w:r>
      <w:r w:rsidRPr="4BF02C8C" w:rsidR="1642C7D3">
        <w:rPr>
          <w:rFonts w:ascii="Arial" w:hAnsi="Arial" w:eastAsia="Arial" w:cs="Arial"/>
          <w:b w:val="0"/>
          <w:bCs w:val="0"/>
          <w:noProof w:val="0"/>
          <w:color w:val="000000" w:themeColor="text1" w:themeTint="FF" w:themeShade="FF"/>
          <w:sz w:val="20"/>
          <w:szCs w:val="20"/>
          <w:lang w:val="en-US"/>
        </w:rPr>
        <w:t>only,</w:t>
      </w:r>
      <w:r w:rsidRPr="4BF02C8C" w:rsidR="1642C7D3">
        <w:rPr>
          <w:rFonts w:ascii="Arial" w:hAnsi="Arial" w:eastAsia="Arial" w:cs="Arial"/>
          <w:b w:val="0"/>
          <w:bCs w:val="0"/>
          <w:noProof w:val="0"/>
          <w:color w:val="000000" w:themeColor="text1" w:themeTint="FF" w:themeShade="FF"/>
          <w:sz w:val="20"/>
          <w:szCs w:val="20"/>
          <w:lang w:val="en-US"/>
        </w:rPr>
        <w:t xml:space="preserve"> it ranks first in the middle-income group and second overall. T</w:t>
      </w:r>
      <w:r w:rsidRPr="4BF02C8C" w:rsidR="6C6B5F79">
        <w:rPr>
          <w:rFonts w:ascii="Arial" w:hAnsi="Arial" w:eastAsia="Arial" w:cs="Arial"/>
          <w:b w:val="0"/>
          <w:bCs w:val="0"/>
          <w:noProof w:val="0"/>
          <w:color w:val="000000" w:themeColor="text1" w:themeTint="FF" w:themeShade="FF"/>
          <w:sz w:val="20"/>
          <w:szCs w:val="20"/>
          <w:lang w:val="en-US"/>
        </w:rPr>
        <w:t>ogether, these results suggest that t</w:t>
      </w:r>
      <w:r w:rsidRPr="4BF02C8C" w:rsidR="1642C7D3">
        <w:rPr>
          <w:rFonts w:ascii="Arial" w:hAnsi="Arial" w:eastAsia="Arial" w:cs="Arial"/>
          <w:b w:val="0"/>
          <w:bCs w:val="0"/>
          <w:noProof w:val="0"/>
          <w:color w:val="000000" w:themeColor="text1" w:themeTint="FF" w:themeShade="FF"/>
          <w:sz w:val="20"/>
          <w:szCs w:val="20"/>
          <w:lang w:val="en-US"/>
        </w:rPr>
        <w:t>he gap in total giving between Black Hills and the benc</w:t>
      </w:r>
      <w:r w:rsidRPr="4BF02C8C" w:rsidR="6912CE99">
        <w:rPr>
          <w:rFonts w:ascii="Arial" w:hAnsi="Arial" w:eastAsia="Arial" w:cs="Arial"/>
          <w:b w:val="0"/>
          <w:bCs w:val="0"/>
          <w:noProof w:val="0"/>
          <w:color w:val="000000" w:themeColor="text1" w:themeTint="FF" w:themeShade="FF"/>
          <w:sz w:val="20"/>
          <w:szCs w:val="20"/>
          <w:lang w:val="en-US"/>
        </w:rPr>
        <w:t>hmark regions reflects differences in participation rather than in the amount each donor gives.</w:t>
      </w:r>
    </w:p>
    <w:p w:rsidR="4888FF7A" w:rsidP="4BF02C8C" w:rsidRDefault="4888FF7A" w14:paraId="3B731549" w14:textId="14CA15DF">
      <w:pPr>
        <w:pStyle w:val="Normal"/>
        <w:rPr>
          <w:rStyle w:val="FootnoteReference"/>
          <w:rFonts w:ascii="Arial" w:hAnsi="Arial" w:eastAsia="Arial" w:cs="Arial"/>
          <w:b w:val="0"/>
          <w:bCs w:val="0"/>
          <w:noProof w:val="0"/>
          <w:color w:val="000000" w:themeColor="text1" w:themeTint="FF" w:themeShade="FF"/>
          <w:sz w:val="20"/>
          <w:szCs w:val="20"/>
          <w:lang w:val="en-US"/>
        </w:rPr>
      </w:pPr>
      <w:r w:rsidRPr="4BF02C8C" w:rsidR="4888FF7A">
        <w:rPr>
          <w:rFonts w:ascii="Arial" w:hAnsi="Arial" w:eastAsia="Arial" w:cs="Arial"/>
          <w:b w:val="0"/>
          <w:bCs w:val="0"/>
          <w:noProof w:val="0"/>
          <w:color w:val="000000" w:themeColor="text1" w:themeTint="FF" w:themeShade="FF"/>
          <w:sz w:val="20"/>
          <w:szCs w:val="20"/>
          <w:lang w:val="en-US"/>
        </w:rPr>
        <w:t>Rurality shows a weak</w:t>
      </w:r>
      <w:r w:rsidRPr="4BF02C8C" w:rsidR="44193844">
        <w:rPr>
          <w:rFonts w:ascii="Arial" w:hAnsi="Arial" w:eastAsia="Arial" w:cs="Arial"/>
          <w:b w:val="0"/>
          <w:bCs w:val="0"/>
          <w:noProof w:val="0"/>
          <w:color w:val="000000" w:themeColor="text1" w:themeTint="FF" w:themeShade="FF"/>
          <w:sz w:val="20"/>
          <w:szCs w:val="20"/>
          <w:lang w:val="en-US"/>
        </w:rPr>
        <w:t xml:space="preserve"> </w:t>
      </w:r>
      <w:r w:rsidRPr="4BF02C8C" w:rsidR="4888FF7A">
        <w:rPr>
          <w:rFonts w:ascii="Arial" w:hAnsi="Arial" w:eastAsia="Arial" w:cs="Arial"/>
          <w:b w:val="0"/>
          <w:bCs w:val="0"/>
          <w:noProof w:val="0"/>
          <w:color w:val="000000" w:themeColor="text1" w:themeTint="FF" w:themeShade="FF"/>
          <w:sz w:val="20"/>
          <w:szCs w:val="20"/>
          <w:lang w:val="en-US"/>
        </w:rPr>
        <w:t xml:space="preserve">negative association with participation, </w:t>
      </w:r>
      <w:r w:rsidRPr="4BF02C8C" w:rsidR="32CF0733">
        <w:rPr>
          <w:rFonts w:ascii="Arial" w:hAnsi="Arial" w:eastAsia="Arial" w:cs="Arial"/>
          <w:b w:val="0"/>
          <w:bCs w:val="0"/>
          <w:noProof w:val="0"/>
          <w:color w:val="000000" w:themeColor="text1" w:themeTint="FF" w:themeShade="FF"/>
          <w:sz w:val="20"/>
          <w:szCs w:val="20"/>
          <w:lang w:val="en-US"/>
        </w:rPr>
        <w:t>more pronounced</w:t>
      </w:r>
      <w:r w:rsidRPr="4BF02C8C" w:rsidR="4888FF7A">
        <w:rPr>
          <w:rFonts w:ascii="Arial" w:hAnsi="Arial" w:eastAsia="Arial" w:cs="Arial"/>
          <w:b w:val="0"/>
          <w:bCs w:val="0"/>
          <w:noProof w:val="0"/>
          <w:color w:val="000000" w:themeColor="text1" w:themeTint="FF" w:themeShade="FF"/>
          <w:sz w:val="20"/>
          <w:szCs w:val="20"/>
          <w:lang w:val="en-US"/>
        </w:rPr>
        <w:t xml:space="preserve"> </w:t>
      </w:r>
      <w:r w:rsidRPr="4BF02C8C" w:rsidR="4888FF7A">
        <w:rPr>
          <w:rFonts w:ascii="Arial" w:hAnsi="Arial" w:eastAsia="Arial" w:cs="Arial"/>
          <w:b w:val="0"/>
          <w:bCs w:val="0"/>
          <w:noProof w:val="0"/>
          <w:color w:val="000000" w:themeColor="text1" w:themeTint="FF" w:themeShade="FF"/>
          <w:sz w:val="20"/>
          <w:szCs w:val="20"/>
          <w:lang w:val="en-US"/>
        </w:rPr>
        <w:t xml:space="preserve">in the low-income group, </w:t>
      </w:r>
      <w:r w:rsidRPr="4BF02C8C" w:rsidR="5A358BAA">
        <w:rPr>
          <w:rFonts w:ascii="Arial" w:hAnsi="Arial" w:eastAsia="Arial" w:cs="Arial"/>
          <w:b w:val="0"/>
          <w:bCs w:val="0"/>
          <w:noProof w:val="0"/>
          <w:color w:val="000000" w:themeColor="text1" w:themeTint="FF" w:themeShade="FF"/>
          <w:sz w:val="20"/>
          <w:szCs w:val="20"/>
          <w:lang w:val="en-US"/>
        </w:rPr>
        <w:t xml:space="preserve">though the small number of counties limits what can be </w:t>
      </w:r>
      <w:r w:rsidRPr="4BF02C8C" w:rsidR="648C8444">
        <w:rPr>
          <w:rFonts w:ascii="Arial" w:hAnsi="Arial" w:eastAsia="Arial" w:cs="Arial"/>
          <w:b w:val="0"/>
          <w:bCs w:val="0"/>
          <w:noProof w:val="0"/>
          <w:color w:val="000000" w:themeColor="text1" w:themeTint="FF" w:themeShade="FF"/>
          <w:sz w:val="20"/>
          <w:szCs w:val="20"/>
          <w:lang w:val="en-US"/>
        </w:rPr>
        <w:t>con</w:t>
      </w:r>
      <w:r w:rsidRPr="4BF02C8C" w:rsidR="5A358BAA">
        <w:rPr>
          <w:rFonts w:ascii="Arial" w:hAnsi="Arial" w:eastAsia="Arial" w:cs="Arial"/>
          <w:b w:val="0"/>
          <w:bCs w:val="0"/>
          <w:noProof w:val="0"/>
          <w:color w:val="000000" w:themeColor="text1" w:themeTint="FF" w:themeShade="FF"/>
          <w:sz w:val="20"/>
          <w:szCs w:val="20"/>
          <w:lang w:val="en-US"/>
        </w:rPr>
        <w:t xml:space="preserve">cluded, </w:t>
      </w:r>
      <w:r w:rsidRPr="4BF02C8C" w:rsidR="4888FF7A">
        <w:rPr>
          <w:rFonts w:ascii="Arial" w:hAnsi="Arial" w:eastAsia="Arial" w:cs="Arial"/>
          <w:b w:val="0"/>
          <w:bCs w:val="0"/>
          <w:noProof w:val="0"/>
          <w:color w:val="000000" w:themeColor="text1" w:themeTint="FF" w:themeShade="FF"/>
          <w:sz w:val="20"/>
          <w:szCs w:val="20"/>
          <w:lang w:val="en-US"/>
        </w:rPr>
        <w:t xml:space="preserve">and </w:t>
      </w:r>
      <w:r w:rsidRPr="4BF02C8C" w:rsidR="1D6A33D4">
        <w:rPr>
          <w:rFonts w:ascii="Arial" w:hAnsi="Arial" w:eastAsia="Arial" w:cs="Arial"/>
          <w:b w:val="0"/>
          <w:bCs w:val="0"/>
          <w:noProof w:val="0"/>
          <w:color w:val="000000" w:themeColor="text1" w:themeTint="FF" w:themeShade="FF"/>
          <w:sz w:val="20"/>
          <w:szCs w:val="20"/>
          <w:lang w:val="en-US"/>
        </w:rPr>
        <w:t xml:space="preserve">the pattern </w:t>
      </w:r>
      <w:r w:rsidRPr="4BF02C8C" w:rsidR="4888FF7A">
        <w:rPr>
          <w:rFonts w:ascii="Arial" w:hAnsi="Arial" w:eastAsia="Arial" w:cs="Arial"/>
          <w:b w:val="0"/>
          <w:bCs w:val="0"/>
          <w:noProof w:val="0"/>
          <w:color w:val="000000" w:themeColor="text1" w:themeTint="FF" w:themeShade="FF"/>
          <w:sz w:val="20"/>
          <w:szCs w:val="20"/>
          <w:lang w:val="en-US"/>
        </w:rPr>
        <w:t xml:space="preserve">is not interpreted as causal. Nonprofit density shows </w:t>
      </w:r>
      <w:r w:rsidRPr="4BF02C8C" w:rsidR="502FCD0E">
        <w:rPr>
          <w:rFonts w:ascii="Arial" w:hAnsi="Arial" w:eastAsia="Arial" w:cs="Arial"/>
          <w:b w:val="0"/>
          <w:bCs w:val="0"/>
          <w:noProof w:val="0"/>
          <w:color w:val="000000" w:themeColor="text1" w:themeTint="FF" w:themeShade="FF"/>
          <w:sz w:val="20"/>
          <w:szCs w:val="20"/>
          <w:lang w:val="en-US"/>
        </w:rPr>
        <w:t xml:space="preserve">little or </w:t>
      </w:r>
      <w:r w:rsidRPr="4BF02C8C" w:rsidR="4888FF7A">
        <w:rPr>
          <w:rFonts w:ascii="Arial" w:hAnsi="Arial" w:eastAsia="Arial" w:cs="Arial"/>
          <w:b w:val="0"/>
          <w:bCs w:val="0"/>
          <w:noProof w:val="0"/>
          <w:color w:val="000000" w:themeColor="text1" w:themeTint="FF" w:themeShade="FF"/>
          <w:sz w:val="20"/>
          <w:szCs w:val="20"/>
          <w:lang w:val="en-US"/>
        </w:rPr>
        <w:t xml:space="preserve">no </w:t>
      </w:r>
      <w:r w:rsidRPr="4BF02C8C" w:rsidR="56805677">
        <w:rPr>
          <w:rFonts w:ascii="Arial" w:hAnsi="Arial" w:eastAsia="Arial" w:cs="Arial"/>
          <w:b w:val="0"/>
          <w:bCs w:val="0"/>
          <w:noProof w:val="0"/>
          <w:color w:val="000000" w:themeColor="text1" w:themeTint="FF" w:themeShade="FF"/>
          <w:sz w:val="20"/>
          <w:szCs w:val="20"/>
          <w:lang w:val="en-US"/>
        </w:rPr>
        <w:t>association with participation, with correlations close to zero across income groups.</w:t>
      </w:r>
    </w:p>
    <w:p w:rsidR="4BF02C8C" w:rsidP="4BF02C8C" w:rsidRDefault="4BF02C8C" w14:paraId="222E9C2A" w14:textId="5B781BFA">
      <w:pPr>
        <w:pStyle w:val="Normal"/>
        <w:rPr>
          <w:rFonts w:ascii="Aptos" w:hAnsi="Aptos" w:eastAsia="Aptos" w:cs="Aptos"/>
          <w:b w:val="0"/>
          <w:bCs w:val="0"/>
          <w:noProof w:val="0"/>
          <w:color w:val="000000" w:themeColor="text1" w:themeTint="FF" w:themeShade="FF"/>
          <w:sz w:val="24"/>
          <w:szCs w:val="24"/>
          <w:lang w:val="en-US"/>
        </w:rPr>
      </w:pPr>
    </w:p>
    <w:p w:rsidR="74DEB153" w:rsidRDefault="74DEB153" w14:paraId="325A679D" w14:textId="4F36A44D">
      <w:r>
        <w:br w:type="page"/>
      </w:r>
    </w:p>
    <w:p w:rsidR="6C346320" w:rsidP="6A7B4749" w:rsidRDefault="6C346320" w14:paraId="760A67C9" w14:textId="3A65AABC">
      <w:pPr>
        <w:pStyle w:val="Heading1"/>
        <w:numPr>
          <w:ilvl w:val="0"/>
          <w:numId w:val="3"/>
        </w:numPr>
        <w:rPr/>
      </w:pPr>
      <w:bookmarkStart w:name="_Toc1500884431" w:id="952229356"/>
      <w:r w:rsidR="2E38F439">
        <w:rPr/>
        <w:t>Characterization of non-profit organizations</w:t>
      </w:r>
      <w:bookmarkEnd w:id="952229356"/>
    </w:p>
    <w:p w:rsidR="1D309718" w:rsidP="74DEB153" w:rsidRDefault="1D309718" w14:paraId="0691C08F" w14:textId="366E933B">
      <w:pPr>
        <w:pStyle w:val="Heading2"/>
      </w:pPr>
      <w:bookmarkStart w:name="_Toc928333136" w:id="1248257703"/>
      <w:r w:rsidR="228560D3">
        <w:rPr/>
        <w:t>Relevant details about data sources</w:t>
      </w:r>
      <w:bookmarkEnd w:id="1248257703"/>
    </w:p>
    <w:p w:rsidR="1D309718" w:rsidP="74DEB153" w:rsidRDefault="1D309718" w14:paraId="3C4DD21C" w14:textId="7756E069">
      <w:pPr>
        <w:pStyle w:val="Normal"/>
      </w:pPr>
      <w:r w:rsidR="228560D3">
        <w:rPr/>
        <w:t>Anything the reader needs to know about how the data sources, availability, etc impact the interpretation of this section</w:t>
      </w:r>
    </w:p>
    <w:p w:rsidR="3A258393" w:rsidP="6A7B4749" w:rsidRDefault="3A258393" w14:paraId="2916E394" w14:textId="1B0BCD1D">
      <w:pPr>
        <w:pStyle w:val="Heading3"/>
      </w:pPr>
      <w:bookmarkStart w:name="_Toc36646435" w:id="1795201689"/>
      <w:r w:rsidR="3A258393">
        <w:rPr/>
        <w:t>Non-profit revenue analysis</w:t>
      </w:r>
      <w:bookmarkEnd w:id="1795201689"/>
    </w:p>
    <w:p w:rsidR="3A258393" w:rsidP="6A7B4749" w:rsidRDefault="3A258393" w14:paraId="3B1D7ECD" w14:textId="30FEEE5E">
      <w:pPr>
        <w:pStyle w:val="Normal"/>
      </w:pPr>
      <w:r w:rsidR="3A258393">
        <w:rPr/>
        <w:t xml:space="preserve">This section uses the GivingTuesday Form 990-family data described under Data sources (coverage limits, form types, and what is not in the file). </w:t>
      </w:r>
    </w:p>
    <w:p w:rsidR="3A258393" w:rsidP="6A7B4749" w:rsidRDefault="3A258393" w14:paraId="2D1E2EF7" w14:textId="2F661111">
      <w:pPr>
        <w:pStyle w:val="Normal"/>
      </w:pPr>
      <w:r w:rsidR="3A258393">
        <w:rPr/>
        <w:t xml:space="preserve">For tax year 2022, after requiring positive total revenue, the analysis file includes 1,799 filing records for 1,797 organizations: 422 in the Black Hills and 1,377 in benchmark counties. The filing mix is 1,085 Form 990 records, 563 Form 990-EZ records, and 151 Form 990-PF records. </w:t>
      </w:r>
      <w:commentRangeStart w:id="1869717279"/>
      <w:r w:rsidR="3A258393">
        <w:rPr/>
        <w:t>Hospitals, universities, and political organizations are excluded for peer comparability (25 records removed from the 2022 universe)</w:t>
      </w:r>
      <w:commentRangeEnd w:id="1869717279"/>
      <w:r>
        <w:rPr>
          <w:rStyle w:val="CommentReference"/>
        </w:rPr>
        <w:commentReference w:id="1869717279"/>
      </w:r>
      <w:r w:rsidR="3A258393">
        <w:rPr/>
        <w:t xml:space="preserve">. </w:t>
      </w:r>
    </w:p>
    <w:p w:rsidR="3A258393" w:rsidP="6A7B4749" w:rsidRDefault="3A258393" w14:paraId="79D32F06" w14:textId="1069296B">
      <w:pPr>
        <w:pStyle w:val="Normal"/>
      </w:pPr>
      <w:r w:rsidR="3A258393">
        <w:rPr/>
        <w:t>The revenue sources analyzed in this section are defined below.</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055"/>
        <w:gridCol w:w="4170"/>
        <w:gridCol w:w="4125"/>
      </w:tblGrid>
      <w:tr w:rsidR="6A7B4749" w:rsidTr="6A7B4749" w14:paraId="7695EE66">
        <w:trPr>
          <w:trHeight w:val="300"/>
        </w:trPr>
        <w:tc>
          <w:tcPr>
            <w:tcW w:w="2055" w:type="dxa"/>
            <w:shd w:val="clear" w:color="auto" w:fill="D9EAF7"/>
            <w:tcMar>
              <w:top w:w="60" w:type="dxa"/>
              <w:left w:w="105" w:type="dxa"/>
              <w:bottom w:w="60" w:type="dxa"/>
              <w:right w:w="105" w:type="dxa"/>
            </w:tcMar>
            <w:vAlign w:val="center"/>
          </w:tcPr>
          <w:p w:rsidR="6A7B4749" w:rsidP="6A7B4749" w:rsidRDefault="6A7B4749" w14:paraId="5D8E2167" w14:textId="00510047">
            <w:pPr>
              <w:jc w:val="center"/>
              <w:rPr>
                <w:rFonts w:ascii="Aptos" w:hAnsi="Aptos" w:eastAsia="Aptos" w:cs="Aptos"/>
                <w:b w:val="0"/>
                <w:bCs w:val="0"/>
                <w:i w:val="0"/>
                <w:iCs w:val="0"/>
                <w:caps w:val="0"/>
                <w:smallCaps w:val="0"/>
                <w:color w:val="000000" w:themeColor="text1" w:themeTint="FF" w:themeShade="FF"/>
                <w:sz w:val="20"/>
                <w:szCs w:val="20"/>
              </w:rPr>
            </w:pPr>
            <w:commentRangeStart w:id="1865679216"/>
            <w:r w:rsidRPr="6A7B4749" w:rsidR="6A7B4749">
              <w:rPr>
                <w:rFonts w:ascii="Aptos" w:hAnsi="Aptos" w:eastAsia="Aptos" w:cs="Aptos"/>
                <w:b w:val="1"/>
                <w:bCs w:val="1"/>
                <w:i w:val="0"/>
                <w:iCs w:val="0"/>
                <w:caps w:val="0"/>
                <w:smallCaps w:val="0"/>
                <w:color w:val="000000" w:themeColor="text1" w:themeTint="FF" w:themeShade="FF"/>
                <w:sz w:val="20"/>
                <w:szCs w:val="20"/>
                <w:lang w:val="en-US"/>
              </w:rPr>
              <w:t>Revenue</w:t>
            </w:r>
            <w:commentRangeEnd w:id="1865679216"/>
            <w:r>
              <w:rPr>
                <w:rStyle w:val="CommentReference"/>
              </w:rPr>
              <w:commentReference w:id="1865679216"/>
            </w:r>
            <w:r w:rsidRPr="6A7B4749" w:rsidR="6A7B4749">
              <w:rPr>
                <w:rFonts w:ascii="Aptos" w:hAnsi="Aptos" w:eastAsia="Aptos" w:cs="Aptos"/>
                <w:b w:val="1"/>
                <w:bCs w:val="1"/>
                <w:i w:val="0"/>
                <w:iCs w:val="0"/>
                <w:caps w:val="0"/>
                <w:smallCaps w:val="0"/>
                <w:color w:val="000000" w:themeColor="text1" w:themeTint="FF" w:themeShade="FF"/>
                <w:sz w:val="20"/>
                <w:szCs w:val="20"/>
                <w:lang w:val="en-US"/>
              </w:rPr>
              <w:t xml:space="preserve"> source</w:t>
            </w:r>
          </w:p>
        </w:tc>
        <w:tc>
          <w:tcPr>
            <w:tcW w:w="4170" w:type="dxa"/>
            <w:shd w:val="clear" w:color="auto" w:fill="D9EAF7"/>
            <w:tcMar>
              <w:top w:w="60" w:type="dxa"/>
              <w:left w:w="105" w:type="dxa"/>
              <w:bottom w:w="60" w:type="dxa"/>
              <w:right w:w="105" w:type="dxa"/>
            </w:tcMar>
            <w:vAlign w:val="center"/>
          </w:tcPr>
          <w:p w:rsidR="6A7B4749" w:rsidP="6A7B4749" w:rsidRDefault="6A7B4749" w14:paraId="524E9B5C" w14:textId="429B7A79">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What it measures</w:t>
            </w:r>
          </w:p>
        </w:tc>
        <w:tc>
          <w:tcPr>
            <w:tcW w:w="4125" w:type="dxa"/>
            <w:shd w:val="clear" w:color="auto" w:fill="D9EAF7"/>
            <w:tcMar>
              <w:top w:w="60" w:type="dxa"/>
              <w:left w:w="105" w:type="dxa"/>
              <w:bottom w:w="60" w:type="dxa"/>
              <w:right w:w="105" w:type="dxa"/>
            </w:tcMar>
            <w:vAlign w:val="center"/>
          </w:tcPr>
          <w:p w:rsidR="6A7B4749" w:rsidP="6A7B4749" w:rsidRDefault="6A7B4749" w14:paraId="286330D0" w14:textId="5A8677D8">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How it is reported on IRS filings</w:t>
            </w:r>
          </w:p>
        </w:tc>
      </w:tr>
      <w:tr w:rsidR="6A7B4749" w:rsidTr="6A7B4749" w14:paraId="48CA6C39">
        <w:trPr>
          <w:trHeight w:val="300"/>
        </w:trPr>
        <w:tc>
          <w:tcPr>
            <w:tcW w:w="2055" w:type="dxa"/>
            <w:tcMar>
              <w:top w:w="60" w:type="dxa"/>
              <w:left w:w="105" w:type="dxa"/>
              <w:bottom w:w="60" w:type="dxa"/>
              <w:right w:w="105" w:type="dxa"/>
            </w:tcMar>
            <w:vAlign w:val="center"/>
          </w:tcPr>
          <w:p w:rsidR="6A7B4749" w:rsidP="6A7B4749" w:rsidRDefault="6A7B4749" w14:paraId="6DD74DB5" w14:textId="62209A89">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Total revenue</w:t>
            </w:r>
          </w:p>
        </w:tc>
        <w:tc>
          <w:tcPr>
            <w:tcW w:w="4170" w:type="dxa"/>
            <w:tcMar>
              <w:top w:w="60" w:type="dxa"/>
              <w:left w:w="105" w:type="dxa"/>
              <w:bottom w:w="60" w:type="dxa"/>
              <w:right w:w="105" w:type="dxa"/>
            </w:tcMar>
            <w:vAlign w:val="center"/>
          </w:tcPr>
          <w:p w:rsidR="6A7B4749" w:rsidP="6A7B4749" w:rsidRDefault="6A7B4749" w14:paraId="43E0CF27" w14:textId="6C402AB5">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All reported revenue for the organization in tax year 2022.</w:t>
            </w:r>
          </w:p>
        </w:tc>
        <w:tc>
          <w:tcPr>
            <w:tcW w:w="4125" w:type="dxa"/>
            <w:tcMar>
              <w:top w:w="60" w:type="dxa"/>
              <w:left w:w="105" w:type="dxa"/>
              <w:bottom w:w="60" w:type="dxa"/>
              <w:right w:w="105" w:type="dxa"/>
            </w:tcMar>
            <w:vAlign w:val="center"/>
          </w:tcPr>
          <w:p w:rsidR="6A7B4749" w:rsidP="6A7B4749" w:rsidRDefault="6A7B4749" w14:paraId="1F2C2C16" w14:textId="3044D155">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Form 990-EZ, and Form 990-PF totals.</w:t>
            </w:r>
          </w:p>
        </w:tc>
      </w:tr>
      <w:tr w:rsidR="6A7B4749" w:rsidTr="6A7B4749" w14:paraId="054004BD">
        <w:trPr>
          <w:trHeight w:val="300"/>
        </w:trPr>
        <w:tc>
          <w:tcPr>
            <w:tcW w:w="2055" w:type="dxa"/>
            <w:tcMar>
              <w:top w:w="60" w:type="dxa"/>
              <w:left w:w="105" w:type="dxa"/>
              <w:bottom w:w="60" w:type="dxa"/>
              <w:right w:w="105" w:type="dxa"/>
            </w:tcMar>
            <w:vAlign w:val="center"/>
          </w:tcPr>
          <w:p w:rsidR="6A7B4749" w:rsidP="6A7B4749" w:rsidRDefault="6A7B4749" w14:paraId="5974AA9C" w14:textId="799C5CA2">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Total contributions</w:t>
            </w:r>
          </w:p>
        </w:tc>
        <w:tc>
          <w:tcPr>
            <w:tcW w:w="4170" w:type="dxa"/>
            <w:tcMar>
              <w:top w:w="60" w:type="dxa"/>
              <w:left w:w="105" w:type="dxa"/>
              <w:bottom w:w="60" w:type="dxa"/>
              <w:right w:w="105" w:type="dxa"/>
            </w:tcMar>
            <w:vAlign w:val="center"/>
          </w:tcPr>
          <w:p w:rsidR="6A7B4749" w:rsidP="6A7B4749" w:rsidRDefault="6A7B4749" w14:paraId="350FA77E" w14:textId="6E3F538E">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Total reported contributions, gifts, grants, and similar amounts.</w:t>
            </w:r>
          </w:p>
        </w:tc>
        <w:tc>
          <w:tcPr>
            <w:tcW w:w="4125" w:type="dxa"/>
            <w:tcMar>
              <w:top w:w="60" w:type="dxa"/>
              <w:left w:w="105" w:type="dxa"/>
              <w:bottom w:w="60" w:type="dxa"/>
              <w:right w:w="105" w:type="dxa"/>
            </w:tcMar>
            <w:vAlign w:val="center"/>
          </w:tcPr>
          <w:p w:rsidR="6A7B4749" w:rsidP="6A7B4749" w:rsidRDefault="6A7B4749" w14:paraId="2696AD8E" w14:textId="6EBBC74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Form 990-EZ, and Form 990-PF totals.</w:t>
            </w:r>
          </w:p>
        </w:tc>
      </w:tr>
      <w:tr w:rsidR="6A7B4749" w:rsidTr="6A7B4749" w14:paraId="2FC57BCF">
        <w:trPr>
          <w:trHeight w:val="300"/>
        </w:trPr>
        <w:tc>
          <w:tcPr>
            <w:tcW w:w="2055" w:type="dxa"/>
            <w:tcMar>
              <w:top w:w="60" w:type="dxa"/>
              <w:left w:w="105" w:type="dxa"/>
              <w:bottom w:w="60" w:type="dxa"/>
              <w:right w:w="105" w:type="dxa"/>
            </w:tcMar>
            <w:vAlign w:val="center"/>
          </w:tcPr>
          <w:p w:rsidR="6A7B4749" w:rsidP="6A7B4749" w:rsidRDefault="6A7B4749" w14:paraId="7CF1A148" w14:textId="599529AC">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Program service revenue</w:t>
            </w:r>
          </w:p>
        </w:tc>
        <w:tc>
          <w:tcPr>
            <w:tcW w:w="4170" w:type="dxa"/>
            <w:tcMar>
              <w:top w:w="60" w:type="dxa"/>
              <w:left w:w="105" w:type="dxa"/>
              <w:bottom w:w="60" w:type="dxa"/>
              <w:right w:w="105" w:type="dxa"/>
            </w:tcMar>
            <w:vAlign w:val="center"/>
          </w:tcPr>
          <w:p w:rsidR="6A7B4749" w:rsidP="6A7B4749" w:rsidRDefault="6A7B4749" w14:paraId="302B4FCE" w14:textId="60E0AA6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Money earned from services, programs, fees, or sales related to the organization's mission.</w:t>
            </w:r>
          </w:p>
        </w:tc>
        <w:tc>
          <w:tcPr>
            <w:tcW w:w="4125" w:type="dxa"/>
            <w:tcMar>
              <w:top w:w="60" w:type="dxa"/>
              <w:left w:w="105" w:type="dxa"/>
              <w:bottom w:w="60" w:type="dxa"/>
              <w:right w:w="105" w:type="dxa"/>
            </w:tcMar>
            <w:vAlign w:val="center"/>
          </w:tcPr>
          <w:p w:rsidR="6A7B4749" w:rsidP="6A7B4749" w:rsidRDefault="6A7B4749" w14:paraId="7F2CF593" w14:textId="1EEAE19C">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and Form 990-EZ; not comparable on Form 990-PF.</w:t>
            </w:r>
          </w:p>
        </w:tc>
      </w:tr>
      <w:tr w:rsidR="6A7B4749" w:rsidTr="6A7B4749" w14:paraId="2508CD2D">
        <w:trPr>
          <w:trHeight w:val="300"/>
        </w:trPr>
        <w:tc>
          <w:tcPr>
            <w:tcW w:w="2055" w:type="dxa"/>
            <w:tcMar>
              <w:top w:w="60" w:type="dxa"/>
              <w:left w:w="105" w:type="dxa"/>
              <w:bottom w:w="60" w:type="dxa"/>
              <w:right w:w="105" w:type="dxa"/>
            </w:tcMar>
            <w:vAlign w:val="center"/>
          </w:tcPr>
          <w:p w:rsidR="6A7B4749" w:rsidP="6A7B4749" w:rsidRDefault="6A7B4749" w14:paraId="5B7ABB37" w14:textId="32DA3C57">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Government grants received</w:t>
            </w:r>
          </w:p>
        </w:tc>
        <w:tc>
          <w:tcPr>
            <w:tcW w:w="4170" w:type="dxa"/>
            <w:tcMar>
              <w:top w:w="60" w:type="dxa"/>
              <w:left w:w="105" w:type="dxa"/>
              <w:bottom w:w="60" w:type="dxa"/>
              <w:right w:w="105" w:type="dxa"/>
            </w:tcMar>
            <w:vAlign w:val="center"/>
          </w:tcPr>
          <w:p w:rsidR="6A7B4749" w:rsidP="6A7B4749" w:rsidRDefault="6A7B4749" w14:paraId="3EC81664" w14:textId="11B2DFFC">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Funds reported from government sources.</w:t>
            </w:r>
          </w:p>
        </w:tc>
        <w:tc>
          <w:tcPr>
            <w:tcW w:w="4125" w:type="dxa"/>
            <w:tcMar>
              <w:top w:w="60" w:type="dxa"/>
              <w:left w:w="105" w:type="dxa"/>
              <w:bottom w:w="60" w:type="dxa"/>
              <w:right w:w="105" w:type="dxa"/>
            </w:tcMar>
            <w:vAlign w:val="center"/>
          </w:tcPr>
          <w:p w:rsidR="6A7B4749" w:rsidP="6A7B4749" w:rsidRDefault="6A7B4749" w14:paraId="68D4721E" w14:textId="23A8DBF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Part VIII Line 1e; pairwise tests use Form 990 filers only.</w:t>
            </w:r>
          </w:p>
        </w:tc>
      </w:tr>
      <w:tr w:rsidR="6A7B4749" w:rsidTr="6A7B4749" w14:paraId="5DF3F462">
        <w:trPr>
          <w:trHeight w:val="300"/>
        </w:trPr>
        <w:tc>
          <w:tcPr>
            <w:tcW w:w="2055" w:type="dxa"/>
            <w:tcMar>
              <w:top w:w="60" w:type="dxa"/>
              <w:left w:w="105" w:type="dxa"/>
              <w:bottom w:w="60" w:type="dxa"/>
              <w:right w:w="105" w:type="dxa"/>
            </w:tcMar>
            <w:vAlign w:val="center"/>
          </w:tcPr>
          <w:p w:rsidR="6A7B4749" w:rsidP="6A7B4749" w:rsidRDefault="6A7B4749" w14:paraId="70CFDA06" w14:textId="5D83FD5A">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Federated campaign contributions</w:t>
            </w:r>
          </w:p>
        </w:tc>
        <w:tc>
          <w:tcPr>
            <w:tcW w:w="4170" w:type="dxa"/>
            <w:tcMar>
              <w:top w:w="60" w:type="dxa"/>
              <w:left w:w="105" w:type="dxa"/>
              <w:bottom w:w="60" w:type="dxa"/>
              <w:right w:w="105" w:type="dxa"/>
            </w:tcMar>
            <w:vAlign w:val="center"/>
          </w:tcPr>
          <w:p w:rsidR="6A7B4749" w:rsidP="6A7B4749" w:rsidRDefault="6A7B4749" w14:paraId="716BD394" w14:textId="2664258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Support reported through federated campaigns (for example, United Way-style allocations).</w:t>
            </w:r>
          </w:p>
        </w:tc>
        <w:tc>
          <w:tcPr>
            <w:tcW w:w="4125" w:type="dxa"/>
            <w:tcMar>
              <w:top w:w="60" w:type="dxa"/>
              <w:left w:w="105" w:type="dxa"/>
              <w:bottom w:w="60" w:type="dxa"/>
              <w:right w:w="105" w:type="dxa"/>
            </w:tcMar>
            <w:vAlign w:val="center"/>
          </w:tcPr>
          <w:p w:rsidR="6A7B4749" w:rsidP="6A7B4749" w:rsidRDefault="6A7B4749" w14:paraId="0573FEB6" w14:textId="3D85E70D">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Part VIII Line 1a; pairwise tests use Form 990 filers only.</w:t>
            </w:r>
          </w:p>
        </w:tc>
      </w:tr>
      <w:tr w:rsidR="6A7B4749" w:rsidTr="6A7B4749" w14:paraId="5D0ADDFB">
        <w:trPr>
          <w:trHeight w:val="300"/>
        </w:trPr>
        <w:tc>
          <w:tcPr>
            <w:tcW w:w="2055" w:type="dxa"/>
            <w:tcMar>
              <w:top w:w="60" w:type="dxa"/>
              <w:left w:w="105" w:type="dxa"/>
              <w:bottom w:w="60" w:type="dxa"/>
              <w:right w:w="105" w:type="dxa"/>
            </w:tcMar>
            <w:vAlign w:val="center"/>
          </w:tcPr>
          <w:p w:rsidR="6A7B4749" w:rsidP="6A7B4749" w:rsidRDefault="6A7B4749" w14:paraId="306463D1" w14:textId="788D37C6">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Related organization contributions</w:t>
            </w:r>
          </w:p>
        </w:tc>
        <w:tc>
          <w:tcPr>
            <w:tcW w:w="4170" w:type="dxa"/>
            <w:tcMar>
              <w:top w:w="60" w:type="dxa"/>
              <w:left w:w="105" w:type="dxa"/>
              <w:bottom w:w="60" w:type="dxa"/>
              <w:right w:w="105" w:type="dxa"/>
            </w:tcMar>
            <w:vAlign w:val="center"/>
          </w:tcPr>
          <w:p w:rsidR="6A7B4749" w:rsidP="6A7B4749" w:rsidRDefault="6A7B4749" w14:paraId="613FC6AF" w14:textId="0370E433">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Contributions from related organizations or affiliates.</w:t>
            </w:r>
          </w:p>
        </w:tc>
        <w:tc>
          <w:tcPr>
            <w:tcW w:w="4125" w:type="dxa"/>
            <w:tcMar>
              <w:top w:w="60" w:type="dxa"/>
              <w:left w:w="105" w:type="dxa"/>
              <w:bottom w:w="60" w:type="dxa"/>
              <w:right w:w="105" w:type="dxa"/>
            </w:tcMar>
            <w:vAlign w:val="center"/>
          </w:tcPr>
          <w:p w:rsidR="6A7B4749" w:rsidP="6A7B4749" w:rsidRDefault="6A7B4749" w14:paraId="6B8BCFE4" w14:textId="4AEB6B95">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Part VIII Line 1d; pairwise tests use Form 990 filers only.</w:t>
            </w:r>
          </w:p>
        </w:tc>
      </w:tr>
      <w:tr w:rsidR="6A7B4749" w:rsidTr="6A7B4749" w14:paraId="4559B0F7">
        <w:trPr>
          <w:trHeight w:val="300"/>
        </w:trPr>
        <w:tc>
          <w:tcPr>
            <w:tcW w:w="2055" w:type="dxa"/>
            <w:tcMar>
              <w:top w:w="60" w:type="dxa"/>
              <w:left w:w="105" w:type="dxa"/>
              <w:bottom w:w="60" w:type="dxa"/>
              <w:right w:w="105" w:type="dxa"/>
            </w:tcMar>
            <w:vAlign w:val="center"/>
          </w:tcPr>
          <w:p w:rsidR="6A7B4749" w:rsidP="6A7B4749" w:rsidRDefault="6A7B4749" w14:paraId="77837C61" w14:textId="7F4FEC06">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Membership dues</w:t>
            </w:r>
          </w:p>
        </w:tc>
        <w:tc>
          <w:tcPr>
            <w:tcW w:w="4170" w:type="dxa"/>
            <w:tcMar>
              <w:top w:w="60" w:type="dxa"/>
              <w:left w:w="105" w:type="dxa"/>
              <w:bottom w:w="60" w:type="dxa"/>
              <w:right w:w="105" w:type="dxa"/>
            </w:tcMar>
            <w:vAlign w:val="center"/>
          </w:tcPr>
          <w:p w:rsidR="6A7B4749" w:rsidP="6A7B4749" w:rsidRDefault="6A7B4749" w14:paraId="047B72E3" w14:textId="75785E06">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Membership dues reported on the return.</w:t>
            </w:r>
          </w:p>
        </w:tc>
        <w:tc>
          <w:tcPr>
            <w:tcW w:w="4125" w:type="dxa"/>
            <w:tcMar>
              <w:top w:w="60" w:type="dxa"/>
              <w:left w:w="105" w:type="dxa"/>
              <w:bottom w:w="60" w:type="dxa"/>
              <w:right w:w="105" w:type="dxa"/>
            </w:tcMar>
            <w:vAlign w:val="center"/>
          </w:tcPr>
          <w:p w:rsidR="6A7B4749" w:rsidP="6A7B4749" w:rsidRDefault="6A7B4749" w14:paraId="55DB7050" w14:textId="43BD2C59">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Part VIII Line 1b; pairwise tests use Form 990 filers only.</w:t>
            </w:r>
          </w:p>
        </w:tc>
      </w:tr>
      <w:tr w:rsidR="6A7B4749" w:rsidTr="6A7B4749" w14:paraId="34227E8A">
        <w:trPr>
          <w:trHeight w:val="300"/>
        </w:trPr>
        <w:tc>
          <w:tcPr>
            <w:tcW w:w="2055" w:type="dxa"/>
            <w:tcMar>
              <w:top w:w="60" w:type="dxa"/>
              <w:left w:w="105" w:type="dxa"/>
              <w:bottom w:w="60" w:type="dxa"/>
              <w:right w:w="105" w:type="dxa"/>
            </w:tcMar>
            <w:vAlign w:val="center"/>
          </w:tcPr>
          <w:p w:rsidR="6A7B4749" w:rsidP="6A7B4749" w:rsidRDefault="6A7B4749" w14:paraId="0E8F1901" w14:textId="29752599">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Fundraising event contributions</w:t>
            </w:r>
          </w:p>
        </w:tc>
        <w:tc>
          <w:tcPr>
            <w:tcW w:w="4170" w:type="dxa"/>
            <w:tcMar>
              <w:top w:w="60" w:type="dxa"/>
              <w:left w:w="105" w:type="dxa"/>
              <w:bottom w:w="60" w:type="dxa"/>
              <w:right w:w="105" w:type="dxa"/>
            </w:tcMar>
            <w:vAlign w:val="center"/>
          </w:tcPr>
          <w:p w:rsidR="6A7B4749" w:rsidP="6A7B4749" w:rsidRDefault="6A7B4749" w14:paraId="20640821" w14:textId="4939A8E6">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Contributions tied to fundraising events.</w:t>
            </w:r>
          </w:p>
        </w:tc>
        <w:tc>
          <w:tcPr>
            <w:tcW w:w="4125" w:type="dxa"/>
            <w:tcMar>
              <w:top w:w="60" w:type="dxa"/>
              <w:left w:w="105" w:type="dxa"/>
              <w:bottom w:w="60" w:type="dxa"/>
              <w:right w:w="105" w:type="dxa"/>
            </w:tcMar>
            <w:vAlign w:val="center"/>
          </w:tcPr>
          <w:p w:rsidR="6A7B4749" w:rsidP="6A7B4749" w:rsidRDefault="6A7B4749" w14:paraId="704CC13A" w14:textId="31E0CB53">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Part VIII Line 1c; pairwise tests use Form 990 filers only.</w:t>
            </w:r>
          </w:p>
        </w:tc>
      </w:tr>
      <w:tr w:rsidR="6A7B4749" w:rsidTr="6A7B4749" w14:paraId="1B0EEE37">
        <w:trPr>
          <w:trHeight w:val="300"/>
        </w:trPr>
        <w:tc>
          <w:tcPr>
            <w:tcW w:w="2055" w:type="dxa"/>
            <w:tcMar>
              <w:top w:w="60" w:type="dxa"/>
              <w:left w:w="105" w:type="dxa"/>
              <w:bottom w:w="60" w:type="dxa"/>
              <w:right w:w="105" w:type="dxa"/>
            </w:tcMar>
            <w:vAlign w:val="center"/>
          </w:tcPr>
          <w:p w:rsidR="6A7B4749" w:rsidP="6A7B4749" w:rsidRDefault="6A7B4749" w14:paraId="0BA8DD62" w14:textId="4BAEBF98">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Mixed / unclassified contributions</w:t>
            </w:r>
          </w:p>
        </w:tc>
        <w:tc>
          <w:tcPr>
            <w:tcW w:w="4170" w:type="dxa"/>
            <w:tcMar>
              <w:top w:w="60" w:type="dxa"/>
              <w:left w:w="105" w:type="dxa"/>
              <w:bottom w:w="60" w:type="dxa"/>
              <w:right w:w="105" w:type="dxa"/>
            </w:tcMar>
            <w:vAlign w:val="center"/>
          </w:tcPr>
          <w:p w:rsidR="6A7B4749" w:rsidP="6A7B4749" w:rsidRDefault="6A7B4749" w14:paraId="7ACEF886" w14:textId="426EAF5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Contribution dollars the forms do not break down cleanly by donor type.</w:t>
            </w:r>
          </w:p>
        </w:tc>
        <w:tc>
          <w:tcPr>
            <w:tcW w:w="4125" w:type="dxa"/>
            <w:tcMar>
              <w:top w:w="60" w:type="dxa"/>
              <w:left w:w="105" w:type="dxa"/>
              <w:bottom w:w="60" w:type="dxa"/>
              <w:right w:w="105" w:type="dxa"/>
            </w:tcMar>
            <w:vAlign w:val="center"/>
          </w:tcPr>
          <w:p w:rsidR="6A7B4749" w:rsidP="6A7B4749" w:rsidRDefault="6A7B4749" w14:paraId="099D9DEF" w14:textId="4A122928">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Form 990 Line 1f plus 990-EZ/PF contribution totals that cannot be split into Part VIII lines.</w:t>
            </w:r>
          </w:p>
        </w:tc>
      </w:tr>
      <w:tr w:rsidR="6A7B4749" w:rsidTr="6A7B4749" w14:paraId="64EF88E5">
        <w:trPr>
          <w:trHeight w:val="300"/>
        </w:trPr>
        <w:tc>
          <w:tcPr>
            <w:tcW w:w="2055" w:type="dxa"/>
            <w:tcMar>
              <w:top w:w="60" w:type="dxa"/>
              <w:left w:w="105" w:type="dxa"/>
              <w:bottom w:w="60" w:type="dxa"/>
              <w:right w:w="105" w:type="dxa"/>
            </w:tcMar>
            <w:vAlign w:val="center"/>
          </w:tcPr>
          <w:p w:rsidR="6A7B4749" w:rsidP="6A7B4749" w:rsidRDefault="6A7B4749" w14:paraId="4F0A3394" w14:textId="18082EBE">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Other revenue</w:t>
            </w:r>
          </w:p>
        </w:tc>
        <w:tc>
          <w:tcPr>
            <w:tcW w:w="4170" w:type="dxa"/>
            <w:tcMar>
              <w:top w:w="60" w:type="dxa"/>
              <w:left w:w="105" w:type="dxa"/>
              <w:bottom w:w="60" w:type="dxa"/>
              <w:right w:w="105" w:type="dxa"/>
            </w:tcMar>
            <w:vAlign w:val="center"/>
          </w:tcPr>
          <w:p w:rsidR="6A7B4749" w:rsidP="6A7B4749" w:rsidRDefault="6A7B4749" w14:paraId="12922F4C" w14:textId="4B98834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Remaining revenue after program service revenue and the contribution components above.</w:t>
            </w:r>
          </w:p>
        </w:tc>
        <w:tc>
          <w:tcPr>
            <w:tcW w:w="4125" w:type="dxa"/>
            <w:tcMar>
              <w:top w:w="60" w:type="dxa"/>
              <w:left w:w="105" w:type="dxa"/>
              <w:bottom w:w="60" w:type="dxa"/>
              <w:right w:w="105" w:type="dxa"/>
            </w:tcMar>
            <w:vAlign w:val="center"/>
          </w:tcPr>
          <w:p w:rsidR="6A7B4749" w:rsidP="6A7B4749" w:rsidRDefault="6A7B4749" w14:paraId="669EEB44" w14:textId="56E45F4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Calculated as total revenue minus those components.</w:t>
            </w:r>
          </w:p>
        </w:tc>
      </w:tr>
    </w:tbl>
    <w:p w:rsidR="3A258393" w:rsidP="6A7B4749" w:rsidRDefault="3A258393" w14:paraId="144511B3" w14:textId="065B5722">
      <w:pPr>
        <w:pStyle w:val="Normal"/>
      </w:pPr>
      <w:r w:rsidR="3A258393">
        <w:rPr/>
        <w:t xml:space="preserve">The data cannot cleanly separate individual giving from foundation grants, corporate gifts, bequests, or other institutional support. That limitation applies especially to mixed or unclassified contributions. </w:t>
      </w:r>
    </w:p>
    <w:p w:rsidR="3A258393" w:rsidP="6A7B4749" w:rsidRDefault="3A258393" w14:paraId="3293CFE0" w14:textId="4943B509">
      <w:pPr>
        <w:pStyle w:val="Normal"/>
      </w:pPr>
      <w:r w:rsidR="3A258393">
        <w:rPr/>
        <w:t>A small number of very large organizations can affect how a region looks in the data. The findings below describe typical dollars among organizations that report a source, not a complete picture of every non-profit in the region.</w:t>
      </w:r>
    </w:p>
    <w:p w:rsidR="6A7B4749" w:rsidP="6A7B4749" w:rsidRDefault="6A7B4749" w14:paraId="1AC8D56A" w14:textId="6A482747">
      <w:pPr>
        <w:pStyle w:val="Normal"/>
      </w:pPr>
    </w:p>
    <w:p w:rsidR="1D309718" w:rsidP="74DEB153" w:rsidRDefault="1D309718" w14:paraId="2BFE4450" w14:textId="02586409">
      <w:pPr>
        <w:pStyle w:val="Heading2"/>
      </w:pPr>
      <w:bookmarkStart w:name="_Toc1446534873" w:id="658457959"/>
      <w:r w:rsidR="228560D3">
        <w:rPr/>
        <w:t>Results of non-profit organization analysis</w:t>
      </w:r>
      <w:bookmarkEnd w:id="658457959"/>
    </w:p>
    <w:p w:rsidR="0C530232" w:rsidP="6A7B4749" w:rsidRDefault="0C530232" w14:paraId="0F270C00" w14:textId="1CB8E3B2">
      <w:pPr>
        <w:pStyle w:val="Normal"/>
      </w:pPr>
      <w:r w:rsidR="0C530232">
        <w:rPr/>
        <w:t>Form 990 results and</w:t>
      </w:r>
      <w:r w:rsidR="0C530232">
        <w:rPr/>
        <w:t xml:space="preserve"> IRS-BMF dataset was used to analyze the financial characteristics of non-profit organizations in Black Hill</w:t>
      </w:r>
      <w:r w:rsidR="6A31559F">
        <w:rPr/>
        <w:t>s and benchmark regions</w:t>
      </w:r>
      <w:r w:rsidR="78792F8D">
        <w:rPr/>
        <w:t xml:space="preserve">. Total revenue and assets were used as indicators of organizations’ financial performance. </w:t>
      </w:r>
    </w:p>
    <w:p w:rsidR="5439A828" w:rsidP="6A7B4749" w:rsidRDefault="5439A828" w14:paraId="71F3E53B" w14:textId="22795DEA">
      <w:pPr>
        <w:pStyle w:val="Normal"/>
      </w:pPr>
      <w:r w:rsidR="5439A828">
        <w:rPr/>
        <w:t xml:space="preserve">The </w:t>
      </w:r>
      <w:r w:rsidR="5439A828">
        <w:rPr/>
        <w:t>non-profit densit</w:t>
      </w:r>
      <w:r w:rsidR="30DA1DA7">
        <w:rPr/>
        <w:t>ies</w:t>
      </w:r>
      <w:r w:rsidR="5439A828">
        <w:rPr/>
        <w:t xml:space="preserve"> per 10,000 population </w:t>
      </w:r>
      <w:r w:rsidR="73CE573A">
        <w:rPr/>
        <w:t xml:space="preserve">calculated on a county-level </w:t>
      </w:r>
      <w:r w:rsidR="66884746">
        <w:rPr/>
        <w:t xml:space="preserve">are not significantly different across the five regions. </w:t>
      </w:r>
      <w:r w:rsidR="6C00713D">
        <w:rPr/>
        <w:t xml:space="preserve">Although the density varies within regions, </w:t>
      </w:r>
      <w:r w:rsidR="27050C2D">
        <w:rPr/>
        <w:t xml:space="preserve">there is no </w:t>
      </w:r>
      <w:r w:rsidR="27050C2D">
        <w:rPr/>
        <w:t>particular region</w:t>
      </w:r>
      <w:r w:rsidR="27050C2D">
        <w:rPr/>
        <w:t xml:space="preserve"> that has an extreme nonprofit density statistic compared to their counterparts. </w:t>
      </w:r>
    </w:p>
    <w:p w:rsidR="27050C2D" w:rsidP="6A7B4749" w:rsidRDefault="27050C2D" w14:paraId="0E1EA161" w14:textId="7F244083">
      <w:pPr>
        <w:pStyle w:val="Normal"/>
        <w:jc w:val="center"/>
      </w:pPr>
      <w:r w:rsidR="27050C2D">
        <w:drawing>
          <wp:inline wp14:editId="6E404F98" wp14:anchorId="08C5DDFC">
            <wp:extent cx="4895850" cy="3228975"/>
            <wp:effectExtent l="0" t="0" r="0" b="0"/>
            <wp:docPr id="109203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03802" name="Picture 109203802"/>
                    <pic:cNvPicPr/>
                  </pic:nvPicPr>
                  <pic:blipFill>
                    <a:blip xmlns:r="http://schemas.openxmlformats.org/officeDocument/2006/relationships" r:embed="rId1371028127">
                      <a:extLst>
                        <a:ext uri="{28A0092B-C50C-407E-A947-70E740481C1C}">
                          <a14:useLocalDpi xmlns:a14="http://schemas.microsoft.com/office/drawing/2010/main"/>
                        </a:ext>
                      </a:extLst>
                    </a:blip>
                    <a:stretch>
                      <a:fillRect/>
                    </a:stretch>
                  </pic:blipFill>
                  <pic:spPr>
                    <a:xfrm>
                      <a:off x="0" y="0"/>
                      <a:ext cx="4895850" cy="3228975"/>
                    </a:xfrm>
                    <a:prstGeom prst="rect">
                      <a:avLst/>
                    </a:prstGeom>
                  </pic:spPr>
                </pic:pic>
              </a:graphicData>
            </a:graphic>
          </wp:inline>
        </w:drawing>
      </w:r>
    </w:p>
    <w:p w:rsidR="3A3920F0" w:rsidP="6A7B4749" w:rsidRDefault="3A3920F0" w14:paraId="22A83632" w14:textId="73BF28BF">
      <w:pPr>
        <w:pStyle w:val="Normal"/>
      </w:pPr>
      <w:r w:rsidR="3A3920F0">
        <w:rPr/>
        <w:t xml:space="preserve">NTEE business field code classifies non-profit organizations based on their activities and </w:t>
      </w:r>
      <w:r w:rsidR="3A3920F0">
        <w:rPr/>
        <w:t>main focus</w:t>
      </w:r>
      <w:r w:rsidR="3A3920F0">
        <w:rPr/>
        <w:t xml:space="preserve">. </w:t>
      </w:r>
      <w:r w:rsidR="7B9AD8BA">
        <w:rPr/>
        <w:t>Billings had 26 organizations</w:t>
      </w:r>
      <w:r w:rsidR="103BF135">
        <w:rPr/>
        <w:t xml:space="preserve"> classified as unidentified</w:t>
      </w:r>
      <w:r w:rsidR="7B9AD8BA">
        <w:rPr/>
        <w:t xml:space="preserve">, 24 in Black Hills, 11 in Flagstaff, 20 in Missoula, and </w:t>
      </w:r>
      <w:r w:rsidR="249CD9E5">
        <w:rPr/>
        <w:t xml:space="preserve">56 in Sioux Falls, ranging from 2 - 3% within-region ratios. </w:t>
      </w:r>
      <w:r w:rsidR="3F9A40F5">
        <w:rPr/>
        <w:t xml:space="preserve">Billings had 4 missing values, 1 in Missoula, and 6 in Sioux Falls. </w:t>
      </w:r>
      <w:r w:rsidR="70012FBC">
        <w:rPr/>
        <w:t xml:space="preserve">The heatmap below shows within-region ratios of broad business fields given the total count of non-profit organizations in each region. </w:t>
      </w:r>
      <w:r w:rsidR="077A91CB">
        <w:rPr/>
        <w:t xml:space="preserve">Billings, Flagstaff, and Sioux Falls show </w:t>
      </w:r>
      <w:r w:rsidR="4C422FF4">
        <w:rPr/>
        <w:t>a relatively</w:t>
      </w:r>
      <w:r w:rsidR="077A91CB">
        <w:rPr/>
        <w:t xml:space="preserve"> higher ratio of religious organizations. </w:t>
      </w:r>
      <w:r w:rsidR="5AEA3E60">
        <w:rPr/>
        <w:t xml:space="preserve">Sioux Falls shows a slightly higher ratio of healthcare organizations compared to the other four regions. </w:t>
      </w:r>
    </w:p>
    <w:p w:rsidR="269F1EBF" w:rsidP="6A7B4749" w:rsidRDefault="269F1EBF" w14:paraId="2F012D56" w14:textId="2E23C6A8">
      <w:pPr>
        <w:pStyle w:val="Normal"/>
        <w:jc w:val="center"/>
      </w:pPr>
      <w:r w:rsidR="269F1EBF">
        <w:drawing>
          <wp:inline wp14:editId="453FF544" wp14:anchorId="2CD064ED">
            <wp:extent cx="5847808" cy="5838825"/>
            <wp:effectExtent l="0" t="0" r="0" b="0"/>
            <wp:docPr id="134560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60500" name="Picture 134560500"/>
                    <pic:cNvPicPr/>
                  </pic:nvPicPr>
                  <pic:blipFill>
                    <a:blip xmlns:r="http://schemas.openxmlformats.org/officeDocument/2006/relationships" r:embed="rId778402194">
                      <a:extLst>
                        <a:ext uri="{28A0092B-C50C-407E-A947-70E740481C1C}">
                          <a14:useLocalDpi xmlns:a14="http://schemas.microsoft.com/office/drawing/2010/main"/>
                        </a:ext>
                      </a:extLst>
                    </a:blip>
                    <a:stretch>
                      <a:fillRect/>
                    </a:stretch>
                  </pic:blipFill>
                  <pic:spPr>
                    <a:xfrm rot="0">
                      <a:off x="0" y="0"/>
                      <a:ext cx="5847808" cy="5838825"/>
                    </a:xfrm>
                    <a:prstGeom prst="rect">
                      <a:avLst/>
                    </a:prstGeom>
                  </pic:spPr>
                </pic:pic>
              </a:graphicData>
            </a:graphic>
          </wp:inline>
        </w:drawing>
      </w:r>
    </w:p>
    <w:p w:rsidR="6A7B4749" w:rsidP="6A7B4749" w:rsidRDefault="6A7B4749" w14:paraId="73E7A8B0" w14:textId="69DAD727">
      <w:pPr>
        <w:pStyle w:val="Normal"/>
      </w:pPr>
    </w:p>
    <w:p w:rsidR="265E367F" w:rsidP="6A7B4749" w:rsidRDefault="265E367F" w14:paraId="6F5C4962" w14:textId="0AE31A1C">
      <w:pPr>
        <w:pStyle w:val="Normal"/>
        <w:suppressLineNumbers w:val="0"/>
        <w:bidi w:val="0"/>
        <w:spacing w:before="0" w:beforeAutospacing="off" w:after="160" w:afterAutospacing="off" w:line="279" w:lineRule="auto"/>
        <w:ind w:left="0" w:right="0"/>
        <w:jc w:val="left"/>
      </w:pPr>
      <w:r w:rsidR="265E367F">
        <w:rPr/>
        <w:t xml:space="preserve">The second heatmap shows total revenue of non-profit organizations in each field. The total revenue values were logarithmically transformed to </w:t>
      </w:r>
      <w:r w:rsidR="750060F2">
        <w:rPr/>
        <w:t xml:space="preserve">compress extremely high </w:t>
      </w:r>
      <w:r w:rsidR="73AA07CD">
        <w:rPr/>
        <w:t xml:space="preserve">outliers </w:t>
      </w:r>
      <w:r w:rsidR="72F326E6">
        <w:rPr/>
        <w:t>and all</w:t>
      </w:r>
      <w:r w:rsidR="1574B780">
        <w:rPr/>
        <w:t>ow analysis focused on lower values</w:t>
      </w:r>
      <w:r w:rsidR="6289CFE4">
        <w:rPr/>
        <w:t xml:space="preserve">. Billings and Sioux Falls show higher total revenue in healthcare sectors. Although religious organizations dominate in </w:t>
      </w:r>
      <w:r w:rsidR="174527BA">
        <w:rPr/>
        <w:t xml:space="preserve">terms of </w:t>
      </w:r>
      <w:r w:rsidR="174527BA">
        <w:rPr/>
        <w:t>numbers</w:t>
      </w:r>
      <w:r w:rsidR="174527BA">
        <w:rPr/>
        <w:t xml:space="preserve">, they do not produce high revenue. </w:t>
      </w:r>
      <w:r w:rsidR="4FFB8184">
        <w:rPr/>
        <w:t xml:space="preserve">This is partly due to the IRS not requiring religious organizations to report </w:t>
      </w:r>
      <w:r w:rsidR="772C9593">
        <w:rPr/>
        <w:t>their</w:t>
      </w:r>
      <w:r w:rsidR="772C9593">
        <w:rPr/>
        <w:t xml:space="preserve"> revenues. </w:t>
      </w:r>
    </w:p>
    <w:p w:rsidR="174527BA" w:rsidP="6A7B4749" w:rsidRDefault="174527BA" w14:paraId="0BA1BA88" w14:textId="51C00AFB">
      <w:pPr>
        <w:pStyle w:val="Normal"/>
        <w:bidi w:val="0"/>
        <w:spacing w:before="0" w:beforeAutospacing="off" w:after="160" w:afterAutospacing="off" w:line="279" w:lineRule="auto"/>
        <w:ind w:left="0" w:right="0"/>
        <w:jc w:val="center"/>
      </w:pPr>
      <w:r w:rsidR="174527BA">
        <w:drawing>
          <wp:inline wp14:editId="3AB832D4" wp14:anchorId="035162F3">
            <wp:extent cx="6115050" cy="4371975"/>
            <wp:effectExtent l="0" t="0" r="0" b="0"/>
            <wp:docPr id="533688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688356" name="Picture 533688356"/>
                    <pic:cNvPicPr/>
                  </pic:nvPicPr>
                  <pic:blipFill>
                    <a:blip xmlns:r="http://schemas.openxmlformats.org/officeDocument/2006/relationships" r:embed="rId924034835">
                      <a:extLst>
                        <a:ext uri="{28A0092B-C50C-407E-A947-70E740481C1C}">
                          <a14:useLocalDpi xmlns:a14="http://schemas.microsoft.com/office/drawing/2010/main"/>
                        </a:ext>
                      </a:extLst>
                    </a:blip>
                    <a:stretch>
                      <a:fillRect/>
                    </a:stretch>
                  </pic:blipFill>
                  <pic:spPr>
                    <a:xfrm>
                      <a:off x="0" y="0"/>
                      <a:ext cx="6115050" cy="4371975"/>
                    </a:xfrm>
                    <a:prstGeom prst="rect">
                      <a:avLst/>
                    </a:prstGeom>
                  </pic:spPr>
                </pic:pic>
              </a:graphicData>
            </a:graphic>
          </wp:inline>
        </w:drawing>
      </w:r>
    </w:p>
    <w:p w:rsidR="6A7B4749" w:rsidP="6A7B4749" w:rsidRDefault="6A7B4749" w14:paraId="1BAD7BF5" w14:textId="3AC4EB5E">
      <w:pPr>
        <w:pStyle w:val="Normal"/>
      </w:pPr>
    </w:p>
    <w:p w:rsidR="63FDF91B" w:rsidP="6A7B4749" w:rsidRDefault="63FDF91B" w14:paraId="555C28CE" w14:textId="1CDB62D0">
      <w:pPr>
        <w:pStyle w:val="Normal"/>
        <w:suppressLineNumbers w:val="0"/>
        <w:bidi w:val="0"/>
        <w:spacing w:before="0" w:beforeAutospacing="off" w:after="160" w:afterAutospacing="off" w:line="279" w:lineRule="auto"/>
        <w:ind w:left="0" w:right="0"/>
        <w:jc w:val="left"/>
      </w:pPr>
      <w:r w:rsidR="63FDF91B">
        <w:rPr/>
        <w:t>Overall, total revenue of non-profit organizations varies widely within regions.</w:t>
      </w:r>
      <w:r w:rsidR="42C4E9DA">
        <w:rPr/>
        <w:t xml:space="preserve"> Although Sioux Falls and Billings have high total revenue values on average, the differences between regions are small due to the high variability. The high variabilities in Sioux Falls and Billings are </w:t>
      </w:r>
      <w:r w:rsidR="42C4E9DA">
        <w:rPr/>
        <w:t>likely due to</w:t>
      </w:r>
      <w:r w:rsidR="42C4E9DA">
        <w:rPr/>
        <w:t xml:space="preserve"> the </w:t>
      </w:r>
      <w:r w:rsidR="07C061E1">
        <w:rPr/>
        <w:t xml:space="preserve">revenue gains from healthcare organizations as suggested by the heatmap above. This result suggests that </w:t>
      </w:r>
      <w:r w:rsidR="2EEDF8F6">
        <w:rPr/>
        <w:t xml:space="preserve">non-profit organizations in </w:t>
      </w:r>
      <w:r w:rsidR="07C061E1">
        <w:rPr/>
        <w:t>Black Hills and benchmark regions</w:t>
      </w:r>
      <w:r w:rsidR="129F8D1F">
        <w:rPr/>
        <w:t xml:space="preserve"> </w:t>
      </w:r>
      <w:r w:rsidR="129F8D1F">
        <w:rPr/>
        <w:t>generally</w:t>
      </w:r>
      <w:r w:rsidR="07C061E1">
        <w:rPr/>
        <w:t xml:space="preserve"> </w:t>
      </w:r>
      <w:r w:rsidR="09335976">
        <w:rPr/>
        <w:t>receive</w:t>
      </w:r>
      <w:r w:rsidR="09335976">
        <w:rPr/>
        <w:t xml:space="preserve"> similar amounts of </w:t>
      </w:r>
      <w:r w:rsidR="75C691B9">
        <w:rPr/>
        <w:t>revenue</w:t>
      </w:r>
      <w:r w:rsidR="75C691B9">
        <w:rPr/>
        <w:t xml:space="preserve"> and differences of average total revenue are caused by extreme outliers. </w:t>
      </w:r>
      <w:commentRangeStart w:id="124575464"/>
      <w:commentRangeEnd w:id="124575464"/>
      <w:r>
        <w:rPr>
          <w:rStyle w:val="CommentReference"/>
        </w:rPr>
        <w:commentReference w:id="124575464"/>
      </w:r>
    </w:p>
    <w:p w:rsidR="42C4E9DA" w:rsidP="6A7B4749" w:rsidRDefault="42C4E9DA" w14:paraId="7380A125" w14:textId="25FA92B6">
      <w:pPr>
        <w:pStyle w:val="Normal"/>
        <w:suppressLineNumbers w:val="0"/>
        <w:bidi w:val="0"/>
        <w:spacing w:before="0" w:beforeAutospacing="off" w:after="160" w:afterAutospacing="off" w:line="279" w:lineRule="auto"/>
        <w:ind w:left="0" w:right="0"/>
        <w:jc w:val="left"/>
      </w:pPr>
      <w:r w:rsidR="42C4E9DA">
        <w:rPr/>
        <w:t xml:space="preserve"> </w:t>
      </w:r>
      <w:r w:rsidR="42C4E9DA">
        <w:drawing>
          <wp:inline wp14:editId="4F61FE72" wp14:anchorId="3F7FE12A">
            <wp:extent cx="5381625" cy="3552825"/>
            <wp:effectExtent l="0" t="0" r="0" b="0"/>
            <wp:docPr id="211420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20923" name="Picture 211420923"/>
                    <pic:cNvPicPr/>
                  </pic:nvPicPr>
                  <pic:blipFill>
                    <a:blip xmlns:r="http://schemas.openxmlformats.org/officeDocument/2006/relationships" r:embed="rId926207087">
                      <a:extLst>
                        <a:ext uri="{28A0092B-C50C-407E-A947-70E740481C1C}">
                          <a14:useLocalDpi xmlns:a14="http://schemas.microsoft.com/office/drawing/2010/main"/>
                        </a:ext>
                      </a:extLst>
                    </a:blip>
                    <a:stretch>
                      <a:fillRect/>
                    </a:stretch>
                  </pic:blipFill>
                  <pic:spPr>
                    <a:xfrm>
                      <a:off x="0" y="0"/>
                      <a:ext cx="5381625" cy="3552825"/>
                    </a:xfrm>
                    <a:prstGeom prst="rect">
                      <a:avLst/>
                    </a:prstGeom>
                  </pic:spPr>
                </pic:pic>
              </a:graphicData>
            </a:graphic>
          </wp:inline>
        </w:drawing>
      </w:r>
    </w:p>
    <w:p w:rsidR="6A7B4749" w:rsidP="6A7B4749" w:rsidRDefault="6A7B4749" w14:paraId="1A47B21E" w14:textId="3810256F">
      <w:pPr>
        <w:pStyle w:val="Normal"/>
      </w:pPr>
    </w:p>
    <w:p w:rsidR="35515AFF" w:rsidP="6A7B4749" w:rsidRDefault="35515AFF" w14:paraId="3C3CF478" w14:textId="651EA74B">
      <w:pPr>
        <w:pStyle w:val="Normal"/>
        <w:suppressLineNumbers w:val="0"/>
        <w:bidi w:val="0"/>
        <w:spacing w:before="0" w:beforeAutospacing="off" w:after="160" w:afterAutospacing="off" w:line="279" w:lineRule="auto"/>
        <w:ind w:left="0" w:right="0"/>
        <w:jc w:val="left"/>
      </w:pPr>
      <w:r w:rsidR="35515AFF">
        <w:rPr/>
        <w:t xml:space="preserve">Filtering out hospitals, universities, and political organizations shows </w:t>
      </w:r>
      <w:r w:rsidR="5FC70670">
        <w:rPr/>
        <w:t>a significant decrease in average total revenue of Sioux Falls and Billings. The average total revenue of Billings drops to a simila</w:t>
      </w:r>
      <w:r w:rsidR="08146668">
        <w:rPr/>
        <w:t xml:space="preserve">r amount to the average total revenue of Black Hills. The reduction of variability also </w:t>
      </w:r>
      <w:r w:rsidR="08146668">
        <w:rPr/>
        <w:t>indicates</w:t>
      </w:r>
      <w:r w:rsidR="08146668">
        <w:rPr/>
        <w:t xml:space="preserve"> that the </w:t>
      </w:r>
      <w:r w:rsidR="10DA9BB2">
        <w:rPr/>
        <w:t xml:space="preserve">extreme outliers came from the three business fields filtered out in the bar graph below. </w:t>
      </w:r>
      <w:r w:rsidR="0EE6B7DA">
        <w:rPr/>
        <w:t xml:space="preserve">Sioux Falls </w:t>
      </w:r>
      <w:r w:rsidR="0FA4AA12">
        <w:rPr/>
        <w:t>continues to have the highest average total revenue</w:t>
      </w:r>
      <w:r w:rsidR="0B6E94E9">
        <w:rPr/>
        <w:t xml:space="preserve">. </w:t>
      </w:r>
    </w:p>
    <w:p w:rsidR="0B6E94E9" w:rsidP="6A7B4749" w:rsidRDefault="0B6E94E9" w14:paraId="5F49D695" w14:textId="25D594F5">
      <w:pPr>
        <w:pStyle w:val="Normal"/>
        <w:bidi w:val="0"/>
        <w:spacing w:before="0" w:beforeAutospacing="off" w:after="160" w:afterAutospacing="off" w:line="279" w:lineRule="auto"/>
        <w:ind w:left="0" w:right="0"/>
        <w:jc w:val="left"/>
      </w:pPr>
      <w:r w:rsidR="0B6E94E9">
        <w:drawing>
          <wp:inline wp14:editId="7D56D2E5" wp14:anchorId="65FF4442">
            <wp:extent cx="5381625" cy="3552825"/>
            <wp:effectExtent l="0" t="0" r="0" b="0"/>
            <wp:docPr id="1833771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771321" name="Picture 1833771321"/>
                    <pic:cNvPicPr/>
                  </pic:nvPicPr>
                  <pic:blipFill>
                    <a:blip xmlns:r="http://schemas.openxmlformats.org/officeDocument/2006/relationships" r:embed="rId767509234">
                      <a:extLst>
                        <a:ext uri="{28A0092B-C50C-407E-A947-70E740481C1C}">
                          <a14:useLocalDpi xmlns:a14="http://schemas.microsoft.com/office/drawing/2010/main"/>
                        </a:ext>
                      </a:extLst>
                    </a:blip>
                    <a:stretch>
                      <a:fillRect/>
                    </a:stretch>
                  </pic:blipFill>
                  <pic:spPr>
                    <a:xfrm>
                      <a:off x="0" y="0"/>
                      <a:ext cx="5381625" cy="3552825"/>
                    </a:xfrm>
                    <a:prstGeom prst="rect">
                      <a:avLst/>
                    </a:prstGeom>
                  </pic:spPr>
                </pic:pic>
              </a:graphicData>
            </a:graphic>
          </wp:inline>
        </w:drawing>
      </w:r>
    </w:p>
    <w:p w:rsidR="6A7B4749" w:rsidP="6A7B4749" w:rsidRDefault="6A7B4749" w14:paraId="3DE28534" w14:textId="0E3B85FB">
      <w:pPr>
        <w:pStyle w:val="Normal"/>
      </w:pPr>
    </w:p>
    <w:p w:rsidR="6A7B4749" w:rsidP="6A7B4749" w:rsidRDefault="6A7B4749" w14:paraId="119FC2E7" w14:textId="4E174DD8">
      <w:pPr>
        <w:pStyle w:val="Normal"/>
      </w:pPr>
    </w:p>
    <w:p w:rsidR="6A7B4749" w:rsidP="6A7B4749" w:rsidRDefault="6A7B4749" w14:paraId="4A40D35F" w14:textId="4D53C4C3">
      <w:pPr>
        <w:pStyle w:val="Normal"/>
      </w:pPr>
    </w:p>
    <w:p w:rsidR="6A7B4749" w:rsidP="6A7B4749" w:rsidRDefault="6A7B4749" w14:paraId="3F1D7985" w14:textId="09F0AD8D">
      <w:pPr>
        <w:pStyle w:val="Normal"/>
      </w:pPr>
    </w:p>
    <w:p w:rsidR="6A7B4749" w:rsidP="6A7B4749" w:rsidRDefault="6A7B4749" w14:paraId="1797320F" w14:textId="145321D0">
      <w:pPr>
        <w:pStyle w:val="Normal"/>
      </w:pPr>
    </w:p>
    <w:p w:rsidR="6A7B4749" w:rsidP="6A7B4749" w:rsidRDefault="6A7B4749" w14:paraId="544DE9FA" w14:textId="1D3643C6">
      <w:pPr>
        <w:pStyle w:val="Normal"/>
      </w:pPr>
    </w:p>
    <w:p w:rsidR="6A7B4749" w:rsidP="6A7B4749" w:rsidRDefault="6A7B4749" w14:paraId="101BA635" w14:textId="5751FC40">
      <w:pPr>
        <w:pStyle w:val="Normal"/>
      </w:pPr>
    </w:p>
    <w:p w:rsidR="6A7B4749" w:rsidP="6A7B4749" w:rsidRDefault="6A7B4749" w14:paraId="79B891A3" w14:textId="6FA123ED">
      <w:pPr>
        <w:pStyle w:val="Normal"/>
      </w:pPr>
    </w:p>
    <w:p w:rsidR="6A7B4749" w:rsidP="6A7B4749" w:rsidRDefault="6A7B4749" w14:paraId="7E6F10CF" w14:textId="2C408E09">
      <w:pPr>
        <w:pStyle w:val="Normal"/>
      </w:pPr>
    </w:p>
    <w:p w:rsidR="6A7B4749" w:rsidP="6A7B4749" w:rsidRDefault="6A7B4749" w14:paraId="54ABDB13" w14:textId="3E9A6A5D">
      <w:pPr>
        <w:pStyle w:val="Normal"/>
      </w:pPr>
    </w:p>
    <w:p w:rsidR="6A7B4749" w:rsidP="6A7B4749" w:rsidRDefault="6A7B4749" w14:paraId="13569F70" w14:textId="62A14C43">
      <w:pPr>
        <w:pStyle w:val="Normal"/>
      </w:pPr>
    </w:p>
    <w:p w:rsidR="6A7B4749" w:rsidP="6A7B4749" w:rsidRDefault="6A7B4749" w14:paraId="78D5A122" w14:textId="03A2699A">
      <w:pPr>
        <w:pStyle w:val="Normal"/>
      </w:pPr>
    </w:p>
    <w:p w:rsidR="6A7B4749" w:rsidP="6A7B4749" w:rsidRDefault="6A7B4749" w14:paraId="570A0304" w14:textId="210A67FD">
      <w:pPr>
        <w:pStyle w:val="Normal"/>
      </w:pPr>
    </w:p>
    <w:p w:rsidR="6A7B4749" w:rsidP="6A7B4749" w:rsidRDefault="6A7B4749" w14:paraId="6C537C3D" w14:textId="451AA927">
      <w:pPr>
        <w:pStyle w:val="Normal"/>
      </w:pPr>
    </w:p>
    <w:p w:rsidR="6A7B4749" w:rsidP="6A7B4749" w:rsidRDefault="6A7B4749" w14:paraId="526ECE40" w14:textId="4B41EA15">
      <w:pPr>
        <w:pStyle w:val="Normal"/>
      </w:pPr>
    </w:p>
    <w:p w:rsidR="6A7B4749" w:rsidP="6A7B4749" w:rsidRDefault="6A7B4749" w14:paraId="2529B7FC" w14:textId="415E078F">
      <w:pPr>
        <w:pStyle w:val="Normal"/>
      </w:pPr>
    </w:p>
    <w:p w:rsidR="74DEB153" w:rsidP="74DEB153" w:rsidRDefault="74DEB153" w14:paraId="3E61F105" w14:textId="7A79405B">
      <w:pPr>
        <w:pStyle w:val="Normal"/>
      </w:pPr>
      <w:r w:rsidR="5C00BB97">
        <w:rPr/>
        <w:t xml:space="preserve">We compared whether non-profit revenue sources differ between the Black Hills and the benchmark regions. For tax year 2022, the answer is yes. Black Hills differs from at least one benchmark region on several revenue sources. The pattern depends on which revenue source and which benchmark region are being compared. </w:t>
      </w:r>
    </w:p>
    <w:p w:rsidR="74DEB153" w:rsidP="74DEB153" w:rsidRDefault="74DEB153" w14:paraId="5C5DF718" w14:textId="0D44F4DE">
      <w:pPr>
        <w:pStyle w:val="Normal"/>
      </w:pPr>
      <w:r w:rsidR="5C00BB97">
        <w:rPr/>
        <w:t xml:space="preserve">Each revenue source was analyzed separately using organization-level dollars reported on IRS Form 990-family filings. </w:t>
      </w:r>
      <w:commentRangeStart w:id="1283302008"/>
      <w:r w:rsidR="5C00BB97">
        <w:rPr/>
        <w:t>Comparisons included only organizations that reported more than zero dollars for that specific source in 2022.</w:t>
      </w:r>
      <w:commentRangeEnd w:id="1283302008"/>
      <w:r>
        <w:rPr>
          <w:rStyle w:val="CommentReference"/>
        </w:rPr>
        <w:commentReference w:id="1283302008"/>
      </w:r>
      <w:r w:rsidR="5C00BB97">
        <w:rPr/>
        <w:t xml:space="preserve"> For each source, we compared the typical reported amount in Black Hills with the typical amount in Billings, Flagstaff, Sioux Falls, and Missoula. The typical amount is the median among organizations that reported that source. Statistical tests used a two-sided permutation test on the difference between those medians. We treated p &lt; 0.05 as evidence of a meaningful difference.</w:t>
      </w:r>
    </w:p>
    <w:p w:rsidR="74DEB153" w:rsidP="74DEB153" w:rsidRDefault="74DEB153" w14:paraId="48183B72" w14:textId="2C9703DD">
      <w:pPr>
        <w:pStyle w:val="Normal"/>
      </w:pPr>
    </w:p>
    <w:p w:rsidR="74DEB153" w:rsidP="6A7B4749" w:rsidRDefault="74DEB153" w14:paraId="6D241072" w14:textId="07A8FB16">
      <w:pPr>
        <w:pStyle w:val="Normal"/>
        <w:rPr>
          <w:i w:val="1"/>
          <w:iCs w:val="1"/>
        </w:rPr>
      </w:pPr>
      <w:commentRangeStart w:id="1123539719"/>
      <w:r w:rsidR="5C00BB97">
        <w:drawing>
          <wp:inline wp14:editId="15517FC0" wp14:anchorId="093900FD">
            <wp:extent cx="6305550" cy="2828929"/>
            <wp:effectExtent l="0" t="0" r="0" b="0"/>
            <wp:docPr id="520204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204005" name="Picture 520204005"/>
                    <pic:cNvPicPr/>
                  </pic:nvPicPr>
                  <pic:blipFill>
                    <a:blip xmlns:r="http://schemas.openxmlformats.org/officeDocument/2006/relationships" r:embed="rId1989763514">
                      <a:extLst>
                        <a:ext uri="{28A0092B-C50C-407E-A947-70E740481C1C}">
                          <a14:useLocalDpi xmlns:a14="http://schemas.microsoft.com/office/drawing/2010/main"/>
                        </a:ext>
                      </a:extLst>
                    </a:blip>
                    <a:srcRect l="0" t="0" r="0" b="6309"/>
                    <a:stretch>
                      <a:fillRect/>
                    </a:stretch>
                  </pic:blipFill>
                  <pic:spPr>
                    <a:xfrm rot="0">
                      <a:off x="0" y="0"/>
                      <a:ext cx="6305550" cy="2828929"/>
                    </a:xfrm>
                    <a:prstGeom prst="rect">
                      <a:avLst/>
                    </a:prstGeom>
                  </pic:spPr>
                </pic:pic>
              </a:graphicData>
            </a:graphic>
          </wp:inline>
        </w:drawing>
      </w:r>
      <w:commentRangeEnd w:id="1123539719"/>
      <w:r>
        <w:rPr>
          <w:rStyle w:val="CommentReference"/>
        </w:rPr>
        <w:commentReference w:id="1123539719"/>
      </w:r>
      <w:r w:rsidRPr="6A7B4749" w:rsidR="5C00BB97">
        <w:rPr>
          <w:i w:val="1"/>
          <w:iCs w:val="1"/>
          <w:sz w:val="20"/>
          <w:szCs w:val="20"/>
        </w:rPr>
        <w:t>Figure 4. 2022 median reported dollars by revenue source and region. Each panel is one revenue source. Bar height is the typical amount among organizations in that region that reported a positive amount for that source. This figure does not show total dollars summed across all organizations in a region</w:t>
      </w:r>
      <w:r w:rsidRPr="6A7B4749" w:rsidR="5C00BB97">
        <w:rPr>
          <w:i w:val="1"/>
          <w:iCs w:val="1"/>
          <w:sz w:val="20"/>
          <w:szCs w:val="20"/>
        </w:rPr>
        <w:t xml:space="preserve">.  </w:t>
      </w:r>
    </w:p>
    <w:p w:rsidR="5C00BB97" w:rsidP="6A7B4749" w:rsidRDefault="5C00BB97" w14:paraId="03C4518B" w14:textId="16157ADC">
      <w:pPr>
        <w:pStyle w:val="Heading3"/>
      </w:pPr>
      <w:commentRangeStart w:id="638236077"/>
      <w:bookmarkStart w:name="_Toc407460751" w:id="540321443"/>
      <w:r w:rsidR="5C00BB97">
        <w:rPr/>
        <w:t>How many organizations could we compare?</w:t>
      </w:r>
      <w:commentRangeEnd w:id="638236077"/>
      <w:r>
        <w:rPr>
          <w:rStyle w:val="CommentReference"/>
        </w:rPr>
        <w:commentReference w:id="638236077"/>
      </w:r>
      <w:bookmarkEnd w:id="540321443"/>
      <w:r w:rsidR="5C00BB97">
        <w:rPr/>
        <w:t xml:space="preserve"> </w:t>
      </w:r>
    </w:p>
    <w:p w:rsidR="5C00BB97" w:rsidP="6A7B4749" w:rsidRDefault="5C00BB97" w14:paraId="61F106C5" w14:textId="03C98269">
      <w:pPr>
        <w:pStyle w:val="Normal"/>
      </w:pPr>
      <w:commentRangeStart w:id="917971300"/>
      <w:r w:rsidR="5C00BB97">
        <w:rPr/>
        <w:t>Only organizations that reported income from a given revenue source were included in that source’s comparison. The number of organizations varies widely by source.</w:t>
      </w:r>
      <w:commentRangeEnd w:id="917971300"/>
      <w:r>
        <w:rPr>
          <w:rStyle w:val="CommentReference"/>
        </w:rPr>
        <w:commentReference w:id="917971300"/>
      </w:r>
      <w:r w:rsidR="5C00BB97">
        <w:rPr/>
        <w:t xml:space="preserve"> </w:t>
      </w:r>
    </w:p>
    <w:p w:rsidR="5C00BB97" w:rsidP="6A7B4749" w:rsidRDefault="5C00BB97" w14:paraId="31E08445" w14:textId="62915365">
      <w:pPr>
        <w:pStyle w:val="Normal"/>
      </w:pPr>
      <w:r w:rsidR="5C00BB97">
        <w:rPr/>
        <w:t xml:space="preserve">The 422 Black Hills records above are all Form 990-family filers with positive total revenue in 2022. Comparisons for Form 990 Part VIII contribution lines (government grants, federated campaigns, related-organization contributions, membership dues, and fundraising events) use a smaller eligible pool: 256 Black Hills organization-years where those lines exist (primarily full Form 990). Reporting rates for those rare sources are shares of that pool, not of all 422 records. Program service revenue uses a slightly different eligible count because 990-EZ filers can report it; see the appendix tables for reporter counts by pair. </w:t>
      </w:r>
    </w:p>
    <w:p w:rsidR="5C00BB97" w:rsidP="6A7B4749" w:rsidRDefault="5C00BB97" w14:paraId="0F210D4F" w14:textId="25CE9FE1">
      <w:pPr>
        <w:pStyle w:val="Normal"/>
      </w:pPr>
      <w:r w:rsidR="5C00BB97">
        <w:rPr/>
        <w:t xml:space="preserve">For total revenue, total contributions, program service revenue, mixed or unclassified contributions, and other revenue, most pairwise comparisons involved dozens to hundreds of organizations with positive amounts on both sides. Those comparisons are more stable. </w:t>
      </w:r>
    </w:p>
    <w:p w:rsidR="5C00BB97" w:rsidP="6A7B4749" w:rsidRDefault="5C00BB97" w14:paraId="422B57B5" w14:textId="597DE309">
      <w:pPr>
        <w:pStyle w:val="Normal"/>
      </w:pPr>
      <w:r w:rsidR="5C00BB97">
        <w:rPr/>
        <w:t xml:space="preserve">Some Part VIII lines are reported by far fewer organizations. In 2022, about 7% of eligible Black Hills filings (the Form 990 subset) reported federated campaign contributions, with 18 organizations showing a positive amount. Some benchmark comparisons for that source involved as few as three to five organizations with positive amounts. Related-organization contributions were reported by about 4% of eligible Black Hills filings, with 10 organizations showing a positive amount. Fundraising event contributions and membership dues fell in between, with moderate sample sizes in some benchmark pairs. </w:t>
      </w:r>
    </w:p>
    <w:p w:rsidR="5C00BB97" w:rsidP="6A7B4749" w:rsidRDefault="5C00BB97" w14:paraId="51C181EF" w14:textId="26E0D56E">
      <w:pPr>
        <w:pStyle w:val="Normal"/>
      </w:pPr>
      <w:r w:rsidR="5C00BB97">
        <w:rPr/>
        <w:t xml:space="preserve">A statistically meaningful difference can still appear when the number of reporting organizations is small. For example, federated campaign contributions differed between Black Hills and Sioux Falls at p &lt; 0.05, but that comparison should be read with extra caution because relatively few organizations report that source. Related-organization contributions showed no statistically meaningful pairwise differences, and they also had the smallest reporting groups. An absence of detected difference for those sources may reflect limited data as much as a true lack of gap. </w:t>
      </w:r>
    </w:p>
    <w:p w:rsidR="5C00BB97" w:rsidP="6A7B4749" w:rsidRDefault="5C00BB97" w14:paraId="7439CD55" w14:textId="0768CF77">
      <w:pPr>
        <w:pStyle w:val="Heading3"/>
      </w:pPr>
      <w:bookmarkStart w:name="_Toc426389853" w:id="1035954583"/>
      <w:r w:rsidR="5C00BB97">
        <w:rPr/>
        <w:t>Findings where Black Hills differed from a benchmark region (2022)</w:t>
      </w:r>
      <w:bookmarkEnd w:id="1035954583"/>
      <w:r w:rsidR="5C00BB97">
        <w:rPr/>
        <w:t xml:space="preserve"> </w:t>
      </w:r>
    </w:p>
    <w:p w:rsidR="5C00BB97" w:rsidP="6A7B4749" w:rsidRDefault="5C00BB97" w14:paraId="5A173EDA" w14:textId="468E39AE">
      <w:pPr>
        <w:pStyle w:val="Normal"/>
      </w:pPr>
      <w:commentRangeStart w:id="638051169"/>
      <w:r w:rsidR="5C00BB97">
        <w:rPr/>
        <w:t xml:space="preserve">Among organizations that reported a positive amount for the source, Black Hills showed a lower typical dollar amount than the benchmark region in each comparison below (permutation p &lt; 0.05). </w:t>
      </w:r>
      <w:commentRangeEnd w:id="638051169"/>
      <w:r>
        <w:rPr>
          <w:rStyle w:val="CommentReference"/>
        </w:rPr>
        <w:commentReference w:id="638051169"/>
      </w:r>
      <w:r w:rsidR="5C00BB97">
        <w:rPr/>
        <w:t>Significance is based on the two-sided permutation test, not on whether the 95% CI on the median gap excludes zero; some significant rows below have a CI that crosses zero.</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470"/>
        <w:gridCol w:w="1275"/>
        <w:gridCol w:w="1665"/>
        <w:gridCol w:w="1260"/>
        <w:gridCol w:w="1680"/>
        <w:gridCol w:w="1470"/>
        <w:gridCol w:w="1470"/>
      </w:tblGrid>
      <w:tr w:rsidR="6A7B4749" w:rsidTr="6A7B4749" w14:paraId="6A7BD281">
        <w:trPr>
          <w:trHeight w:val="300"/>
        </w:trPr>
        <w:tc>
          <w:tcPr>
            <w:tcW w:w="1470" w:type="dxa"/>
            <w:shd w:val="clear" w:color="auto" w:fill="D9EAF7"/>
            <w:tcMar>
              <w:top w:w="60" w:type="dxa"/>
              <w:left w:w="105" w:type="dxa"/>
              <w:bottom w:w="60" w:type="dxa"/>
              <w:right w:w="105" w:type="dxa"/>
            </w:tcMar>
            <w:vAlign w:val="center"/>
          </w:tcPr>
          <w:p w:rsidR="6A7B4749" w:rsidP="6A7B4749" w:rsidRDefault="6A7B4749" w14:paraId="3308BAEF" w14:textId="7798649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Revenue source</w:t>
            </w:r>
          </w:p>
        </w:tc>
        <w:tc>
          <w:tcPr>
            <w:tcW w:w="1275" w:type="dxa"/>
            <w:shd w:val="clear" w:color="auto" w:fill="D9EAF7"/>
            <w:tcMar>
              <w:top w:w="60" w:type="dxa"/>
              <w:left w:w="105" w:type="dxa"/>
              <w:bottom w:w="60" w:type="dxa"/>
              <w:right w:w="105" w:type="dxa"/>
            </w:tcMar>
            <w:vAlign w:val="center"/>
          </w:tcPr>
          <w:p w:rsidR="6A7B4749" w:rsidP="6A7B4749" w:rsidRDefault="6A7B4749" w14:paraId="2934744C" w14:textId="230389CE">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Benchmark region</w:t>
            </w:r>
          </w:p>
        </w:tc>
        <w:tc>
          <w:tcPr>
            <w:tcW w:w="1665" w:type="dxa"/>
            <w:shd w:val="clear" w:color="auto" w:fill="D9EAF7"/>
            <w:tcMar>
              <w:top w:w="60" w:type="dxa"/>
              <w:left w:w="105" w:type="dxa"/>
              <w:bottom w:w="60" w:type="dxa"/>
              <w:right w:w="105" w:type="dxa"/>
            </w:tcMar>
            <w:vAlign w:val="center"/>
          </w:tcPr>
          <w:p w:rsidR="6A7B4749" w:rsidP="6A7B4749" w:rsidRDefault="6A7B4749" w14:paraId="17AE6556" w14:textId="64959AEF">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Direction</w:t>
            </w:r>
          </w:p>
        </w:tc>
        <w:tc>
          <w:tcPr>
            <w:tcW w:w="1260" w:type="dxa"/>
            <w:shd w:val="clear" w:color="auto" w:fill="D9EAF7"/>
            <w:tcMar>
              <w:top w:w="60" w:type="dxa"/>
              <w:left w:w="105" w:type="dxa"/>
              <w:bottom w:w="60" w:type="dxa"/>
              <w:right w:w="105" w:type="dxa"/>
            </w:tcMar>
            <w:vAlign w:val="center"/>
          </w:tcPr>
          <w:p w:rsidR="6A7B4749" w:rsidP="6A7B4749" w:rsidRDefault="6A7B4749" w14:paraId="6137E812" w14:textId="31FB1AC4">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Black Hills median</w:t>
            </w:r>
          </w:p>
        </w:tc>
        <w:tc>
          <w:tcPr>
            <w:tcW w:w="1680" w:type="dxa"/>
            <w:shd w:val="clear" w:color="auto" w:fill="D9EAF7"/>
            <w:tcMar>
              <w:top w:w="60" w:type="dxa"/>
              <w:left w:w="105" w:type="dxa"/>
              <w:bottom w:w="60" w:type="dxa"/>
              <w:right w:w="105" w:type="dxa"/>
            </w:tcMar>
            <w:vAlign w:val="center"/>
          </w:tcPr>
          <w:p w:rsidR="6A7B4749" w:rsidP="6A7B4749" w:rsidRDefault="6A7B4749" w14:paraId="2A2AA6BB" w14:textId="5CBDB003">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Benchmark median</w:t>
            </w:r>
          </w:p>
        </w:tc>
        <w:tc>
          <w:tcPr>
            <w:tcW w:w="1470" w:type="dxa"/>
            <w:shd w:val="clear" w:color="auto" w:fill="D9EAF7"/>
            <w:tcMar>
              <w:top w:w="60" w:type="dxa"/>
              <w:left w:w="105" w:type="dxa"/>
              <w:bottom w:w="60" w:type="dxa"/>
              <w:right w:w="105" w:type="dxa"/>
            </w:tcMar>
            <w:vAlign w:val="center"/>
          </w:tcPr>
          <w:p w:rsidR="6A7B4749" w:rsidP="6A7B4749" w:rsidRDefault="6A7B4749" w14:paraId="39116103" w14:textId="2EAD99B2">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Median gap (95% CI)</w:t>
            </w:r>
          </w:p>
        </w:tc>
        <w:tc>
          <w:tcPr>
            <w:tcW w:w="1470" w:type="dxa"/>
            <w:shd w:val="clear" w:color="auto" w:fill="D9EAF7"/>
            <w:tcMar>
              <w:top w:w="60" w:type="dxa"/>
              <w:left w:w="105" w:type="dxa"/>
              <w:bottom w:w="60" w:type="dxa"/>
              <w:right w:w="105" w:type="dxa"/>
            </w:tcMar>
            <w:vAlign w:val="center"/>
          </w:tcPr>
          <w:p w:rsidR="6A7B4749" w:rsidP="6A7B4749" w:rsidRDefault="6A7B4749" w14:paraId="4A902CA6" w14:textId="6B373EDE">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1"/>
                <w:bCs w:val="1"/>
                <w:i w:val="0"/>
                <w:iCs w:val="0"/>
                <w:caps w:val="0"/>
                <w:smallCaps w:val="0"/>
                <w:color w:val="000000" w:themeColor="text1" w:themeTint="FF" w:themeShade="FF"/>
                <w:sz w:val="20"/>
                <w:szCs w:val="20"/>
                <w:lang w:val="en-US"/>
              </w:rPr>
              <w:t>p-value</w:t>
            </w:r>
          </w:p>
        </w:tc>
      </w:tr>
      <w:tr w:rsidR="6A7B4749" w:rsidTr="6A7B4749" w14:paraId="3E83237C">
        <w:trPr>
          <w:trHeight w:val="300"/>
        </w:trPr>
        <w:tc>
          <w:tcPr>
            <w:tcW w:w="1470" w:type="dxa"/>
            <w:tcMar>
              <w:top w:w="60" w:type="dxa"/>
              <w:left w:w="105" w:type="dxa"/>
              <w:bottom w:w="60" w:type="dxa"/>
              <w:right w:w="105" w:type="dxa"/>
            </w:tcMar>
            <w:vAlign w:val="center"/>
          </w:tcPr>
          <w:p w:rsidR="6A7B4749" w:rsidP="6A7B4749" w:rsidRDefault="6A7B4749" w14:paraId="7F06D640" w14:textId="6E33E02D">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Federated campaign contributions</w:t>
            </w:r>
          </w:p>
        </w:tc>
        <w:tc>
          <w:tcPr>
            <w:tcW w:w="1275" w:type="dxa"/>
            <w:tcMar>
              <w:top w:w="60" w:type="dxa"/>
              <w:left w:w="105" w:type="dxa"/>
              <w:bottom w:w="60" w:type="dxa"/>
              <w:right w:w="105" w:type="dxa"/>
            </w:tcMar>
            <w:vAlign w:val="center"/>
          </w:tcPr>
          <w:p w:rsidR="6A7B4749" w:rsidP="6A7B4749" w:rsidRDefault="6A7B4749" w14:paraId="0D44DF55" w14:textId="4D5294F5">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Sioux Falls</w:t>
            </w:r>
          </w:p>
        </w:tc>
        <w:tc>
          <w:tcPr>
            <w:tcW w:w="1665" w:type="dxa"/>
            <w:tcMar>
              <w:top w:w="60" w:type="dxa"/>
              <w:left w:w="105" w:type="dxa"/>
              <w:bottom w:w="60" w:type="dxa"/>
              <w:right w:w="105" w:type="dxa"/>
            </w:tcMar>
            <w:vAlign w:val="center"/>
          </w:tcPr>
          <w:p w:rsidR="6A7B4749" w:rsidP="6A7B4749" w:rsidRDefault="6A7B4749" w14:paraId="25724CD2" w14:textId="4930279D">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4E41FDAE" w14:textId="09D5097C">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$30,096</w:t>
            </w:r>
          </w:p>
        </w:tc>
        <w:tc>
          <w:tcPr>
            <w:tcW w:w="1680" w:type="dxa"/>
            <w:tcMar>
              <w:top w:w="60" w:type="dxa"/>
              <w:left w:w="105" w:type="dxa"/>
              <w:bottom w:w="60" w:type="dxa"/>
              <w:right w:w="105" w:type="dxa"/>
            </w:tcMar>
            <w:vAlign w:val="center"/>
          </w:tcPr>
          <w:p w:rsidR="6A7B4749" w:rsidP="6A7B4749" w:rsidRDefault="6A7B4749" w14:paraId="1F60771A" w14:textId="24AAF5E8">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$150,655</w:t>
            </w:r>
          </w:p>
        </w:tc>
        <w:tc>
          <w:tcPr>
            <w:tcW w:w="1470" w:type="dxa"/>
            <w:tcMar>
              <w:top w:w="60" w:type="dxa"/>
              <w:left w:w="105" w:type="dxa"/>
              <w:bottom w:w="60" w:type="dxa"/>
              <w:right w:w="105" w:type="dxa"/>
            </w:tcMar>
            <w:vAlign w:val="center"/>
          </w:tcPr>
          <w:p w:rsidR="6A7B4749" w:rsidP="6A7B4749" w:rsidRDefault="6A7B4749" w14:paraId="7BEEBBDE" w14:textId="163523F7">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-$120,559 (95% CI -$251,704 to -$58,041)</w:t>
            </w:r>
          </w:p>
        </w:tc>
        <w:tc>
          <w:tcPr>
            <w:tcW w:w="1470" w:type="dxa"/>
            <w:tcMar>
              <w:top w:w="60" w:type="dxa"/>
              <w:left w:w="105" w:type="dxa"/>
              <w:bottom w:w="60" w:type="dxa"/>
              <w:right w:w="105" w:type="dxa"/>
            </w:tcMar>
            <w:vAlign w:val="center"/>
          </w:tcPr>
          <w:p w:rsidR="6A7B4749" w:rsidP="6A7B4749" w:rsidRDefault="6A7B4749" w14:paraId="5CE5C682" w14:textId="4EB18571">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0.005</w:t>
            </w:r>
          </w:p>
        </w:tc>
      </w:tr>
      <w:tr w:rsidR="6A7B4749" w:rsidTr="6A7B4749" w14:paraId="2C362750">
        <w:trPr>
          <w:trHeight w:val="300"/>
        </w:trPr>
        <w:tc>
          <w:tcPr>
            <w:tcW w:w="1470" w:type="dxa"/>
            <w:tcMar>
              <w:top w:w="60" w:type="dxa"/>
              <w:left w:w="105" w:type="dxa"/>
              <w:bottom w:w="60" w:type="dxa"/>
              <w:right w:w="105" w:type="dxa"/>
            </w:tcMar>
            <w:vAlign w:val="center"/>
          </w:tcPr>
          <w:p w:rsidR="6A7B4749" w:rsidP="6A7B4749" w:rsidRDefault="6A7B4749" w14:paraId="56BF045E" w14:textId="63AD603A">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Fundraising event contributions</w:t>
            </w:r>
          </w:p>
        </w:tc>
        <w:tc>
          <w:tcPr>
            <w:tcW w:w="1275" w:type="dxa"/>
            <w:tcMar>
              <w:top w:w="60" w:type="dxa"/>
              <w:left w:w="105" w:type="dxa"/>
              <w:bottom w:w="60" w:type="dxa"/>
              <w:right w:w="105" w:type="dxa"/>
            </w:tcMar>
            <w:vAlign w:val="center"/>
          </w:tcPr>
          <w:p w:rsidR="6A7B4749" w:rsidP="6A7B4749" w:rsidRDefault="6A7B4749" w14:paraId="5972E2BA" w14:textId="4C384437">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Billings</w:t>
            </w:r>
          </w:p>
        </w:tc>
        <w:tc>
          <w:tcPr>
            <w:tcW w:w="1665" w:type="dxa"/>
            <w:tcMar>
              <w:top w:w="60" w:type="dxa"/>
              <w:left w:w="105" w:type="dxa"/>
              <w:bottom w:w="60" w:type="dxa"/>
              <w:right w:w="105" w:type="dxa"/>
            </w:tcMar>
            <w:vAlign w:val="center"/>
          </w:tcPr>
          <w:p w:rsidR="6A7B4749" w:rsidP="6A7B4749" w:rsidRDefault="6A7B4749" w14:paraId="77F1903C" w14:textId="46A3345B">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53DDFDD2" w14:textId="2850CC8C">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$12,427</w:t>
            </w:r>
          </w:p>
        </w:tc>
        <w:tc>
          <w:tcPr>
            <w:tcW w:w="1680" w:type="dxa"/>
            <w:tcMar>
              <w:top w:w="60" w:type="dxa"/>
              <w:left w:w="105" w:type="dxa"/>
              <w:bottom w:w="60" w:type="dxa"/>
              <w:right w:w="105" w:type="dxa"/>
            </w:tcMar>
            <w:vAlign w:val="center"/>
          </w:tcPr>
          <w:p w:rsidR="6A7B4749" w:rsidP="6A7B4749" w:rsidRDefault="6A7B4749" w14:paraId="1534656D" w14:textId="65DE1677">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$38,516</w:t>
            </w:r>
          </w:p>
        </w:tc>
        <w:tc>
          <w:tcPr>
            <w:tcW w:w="1470" w:type="dxa"/>
            <w:tcMar>
              <w:top w:w="60" w:type="dxa"/>
              <w:left w:w="105" w:type="dxa"/>
              <w:bottom w:w="60" w:type="dxa"/>
              <w:right w:w="105" w:type="dxa"/>
            </w:tcMar>
            <w:vAlign w:val="center"/>
          </w:tcPr>
          <w:p w:rsidR="6A7B4749" w:rsidP="6A7B4749" w:rsidRDefault="6A7B4749" w14:paraId="32FDAFF2" w14:textId="61B574F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-$26,088 (95% CI -$64,852 to -$6,639)</w:t>
            </w:r>
          </w:p>
        </w:tc>
        <w:tc>
          <w:tcPr>
            <w:tcW w:w="1470" w:type="dxa"/>
            <w:tcMar>
              <w:top w:w="60" w:type="dxa"/>
              <w:left w:w="105" w:type="dxa"/>
              <w:bottom w:w="60" w:type="dxa"/>
              <w:right w:w="105" w:type="dxa"/>
            </w:tcMar>
            <w:vAlign w:val="center"/>
          </w:tcPr>
          <w:p w:rsidR="6A7B4749" w:rsidP="6A7B4749" w:rsidRDefault="6A7B4749" w14:paraId="3EC30FDB" w14:textId="460D2AC6">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0.009</w:t>
            </w:r>
          </w:p>
        </w:tc>
      </w:tr>
      <w:tr w:rsidR="6A7B4749" w:rsidTr="6A7B4749" w14:paraId="192DCC59">
        <w:trPr>
          <w:trHeight w:val="300"/>
        </w:trPr>
        <w:tc>
          <w:tcPr>
            <w:tcW w:w="1470" w:type="dxa"/>
            <w:tcMar>
              <w:top w:w="60" w:type="dxa"/>
              <w:left w:w="105" w:type="dxa"/>
              <w:bottom w:w="60" w:type="dxa"/>
              <w:right w:w="105" w:type="dxa"/>
            </w:tcMar>
            <w:vAlign w:val="center"/>
          </w:tcPr>
          <w:p w:rsidR="6A7B4749" w:rsidP="6A7B4749" w:rsidRDefault="6A7B4749" w14:paraId="43593B17" w14:textId="4019BE22">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Fundraising event contributions</w:t>
            </w:r>
          </w:p>
        </w:tc>
        <w:tc>
          <w:tcPr>
            <w:tcW w:w="1275" w:type="dxa"/>
            <w:tcMar>
              <w:top w:w="60" w:type="dxa"/>
              <w:left w:w="105" w:type="dxa"/>
              <w:bottom w:w="60" w:type="dxa"/>
              <w:right w:w="105" w:type="dxa"/>
            </w:tcMar>
            <w:vAlign w:val="center"/>
          </w:tcPr>
          <w:p w:rsidR="6A7B4749" w:rsidP="6A7B4749" w:rsidRDefault="6A7B4749" w14:paraId="1A623B48" w14:textId="21EC946F">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Missoula</w:t>
            </w:r>
          </w:p>
        </w:tc>
        <w:tc>
          <w:tcPr>
            <w:tcW w:w="1665" w:type="dxa"/>
            <w:tcMar>
              <w:top w:w="60" w:type="dxa"/>
              <w:left w:w="105" w:type="dxa"/>
              <w:bottom w:w="60" w:type="dxa"/>
              <w:right w:w="105" w:type="dxa"/>
            </w:tcMar>
            <w:vAlign w:val="center"/>
          </w:tcPr>
          <w:p w:rsidR="6A7B4749" w:rsidP="6A7B4749" w:rsidRDefault="6A7B4749" w14:paraId="3C3CFC41" w14:textId="30EB256C">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13067F71" w14:textId="29E6D434">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$12,427</w:t>
            </w:r>
          </w:p>
        </w:tc>
        <w:tc>
          <w:tcPr>
            <w:tcW w:w="1680" w:type="dxa"/>
            <w:tcMar>
              <w:top w:w="60" w:type="dxa"/>
              <w:left w:w="105" w:type="dxa"/>
              <w:bottom w:w="60" w:type="dxa"/>
              <w:right w:w="105" w:type="dxa"/>
            </w:tcMar>
            <w:vAlign w:val="center"/>
          </w:tcPr>
          <w:p w:rsidR="6A7B4749" w:rsidP="6A7B4749" w:rsidRDefault="6A7B4749" w14:paraId="16B3ED7B" w14:textId="32DDE290">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$41,756</w:t>
            </w:r>
          </w:p>
        </w:tc>
        <w:tc>
          <w:tcPr>
            <w:tcW w:w="1470" w:type="dxa"/>
            <w:tcMar>
              <w:top w:w="60" w:type="dxa"/>
              <w:left w:w="105" w:type="dxa"/>
              <w:bottom w:w="60" w:type="dxa"/>
              <w:right w:w="105" w:type="dxa"/>
            </w:tcMar>
            <w:vAlign w:val="center"/>
          </w:tcPr>
          <w:p w:rsidR="6A7B4749" w:rsidP="6A7B4749" w:rsidRDefault="6A7B4749" w14:paraId="6E304D64" w14:textId="3243B1F0">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-$29,329 (95% CI -$72,681 to $1,335)</w:t>
            </w:r>
          </w:p>
        </w:tc>
        <w:tc>
          <w:tcPr>
            <w:tcW w:w="1470" w:type="dxa"/>
            <w:tcMar>
              <w:top w:w="60" w:type="dxa"/>
              <w:left w:w="105" w:type="dxa"/>
              <w:bottom w:w="60" w:type="dxa"/>
              <w:right w:w="105" w:type="dxa"/>
            </w:tcMar>
            <w:vAlign w:val="center"/>
          </w:tcPr>
          <w:p w:rsidR="6A7B4749" w:rsidP="6A7B4749" w:rsidRDefault="6A7B4749" w14:paraId="250D8F2C" w14:textId="4A86EFB7">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0.010</w:t>
            </w:r>
          </w:p>
        </w:tc>
      </w:tr>
      <w:tr w:rsidR="6A7B4749" w:rsidTr="6A7B4749" w14:paraId="318B2C67">
        <w:trPr>
          <w:trHeight w:val="300"/>
        </w:trPr>
        <w:tc>
          <w:tcPr>
            <w:tcW w:w="1470" w:type="dxa"/>
            <w:tcMar>
              <w:top w:w="60" w:type="dxa"/>
              <w:left w:w="105" w:type="dxa"/>
              <w:bottom w:w="60" w:type="dxa"/>
              <w:right w:w="105" w:type="dxa"/>
            </w:tcMar>
            <w:vAlign w:val="center"/>
          </w:tcPr>
          <w:p w:rsidR="6A7B4749" w:rsidP="6A7B4749" w:rsidRDefault="6A7B4749" w14:paraId="6B53C9BD" w14:textId="3BDFA580">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Fundraising event contributions</w:t>
            </w:r>
          </w:p>
        </w:tc>
        <w:tc>
          <w:tcPr>
            <w:tcW w:w="1275" w:type="dxa"/>
            <w:tcMar>
              <w:top w:w="60" w:type="dxa"/>
              <w:left w:w="105" w:type="dxa"/>
              <w:bottom w:w="60" w:type="dxa"/>
              <w:right w:w="105" w:type="dxa"/>
            </w:tcMar>
            <w:vAlign w:val="center"/>
          </w:tcPr>
          <w:p w:rsidR="6A7B4749" w:rsidP="6A7B4749" w:rsidRDefault="6A7B4749" w14:paraId="733C628A" w14:textId="7B024BC2">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Sioux Falls</w:t>
            </w:r>
          </w:p>
        </w:tc>
        <w:tc>
          <w:tcPr>
            <w:tcW w:w="1665" w:type="dxa"/>
            <w:tcMar>
              <w:top w:w="60" w:type="dxa"/>
              <w:left w:w="105" w:type="dxa"/>
              <w:bottom w:w="60" w:type="dxa"/>
              <w:right w:w="105" w:type="dxa"/>
            </w:tcMar>
            <w:vAlign w:val="center"/>
          </w:tcPr>
          <w:p w:rsidR="6A7B4749" w:rsidP="6A7B4749" w:rsidRDefault="6A7B4749" w14:paraId="1A2EBFC2" w14:textId="3910C508">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630B62EE" w14:textId="18711892">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$12,427</w:t>
            </w:r>
          </w:p>
        </w:tc>
        <w:tc>
          <w:tcPr>
            <w:tcW w:w="1680" w:type="dxa"/>
            <w:tcMar>
              <w:top w:w="60" w:type="dxa"/>
              <w:left w:w="105" w:type="dxa"/>
              <w:bottom w:w="60" w:type="dxa"/>
              <w:right w:w="105" w:type="dxa"/>
            </w:tcMar>
            <w:vAlign w:val="center"/>
          </w:tcPr>
          <w:p w:rsidR="6A7B4749" w:rsidP="6A7B4749" w:rsidRDefault="6A7B4749" w14:paraId="12645B6D" w14:textId="1FFD997C">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$70,761</w:t>
            </w:r>
          </w:p>
        </w:tc>
        <w:tc>
          <w:tcPr>
            <w:tcW w:w="1470" w:type="dxa"/>
            <w:tcMar>
              <w:top w:w="60" w:type="dxa"/>
              <w:left w:w="105" w:type="dxa"/>
              <w:bottom w:w="60" w:type="dxa"/>
              <w:right w:w="105" w:type="dxa"/>
            </w:tcMar>
            <w:vAlign w:val="center"/>
          </w:tcPr>
          <w:p w:rsidR="6A7B4749" w:rsidP="6A7B4749" w:rsidRDefault="6A7B4749" w14:paraId="16671F1D" w14:textId="32C3F184">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-$58,334 (95% CI -$80,561 to -$31,388)</w:t>
            </w:r>
          </w:p>
        </w:tc>
        <w:tc>
          <w:tcPr>
            <w:tcW w:w="1470" w:type="dxa"/>
            <w:tcMar>
              <w:top w:w="60" w:type="dxa"/>
              <w:left w:w="105" w:type="dxa"/>
              <w:bottom w:w="60" w:type="dxa"/>
              <w:right w:w="105" w:type="dxa"/>
            </w:tcMar>
            <w:vAlign w:val="center"/>
          </w:tcPr>
          <w:p w:rsidR="6A7B4749" w:rsidP="6A7B4749" w:rsidRDefault="6A7B4749" w14:paraId="0C4C11BC" w14:textId="19A6CC02">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&lt; 0.001</w:t>
            </w:r>
          </w:p>
        </w:tc>
      </w:tr>
      <w:tr w:rsidR="6A7B4749" w:rsidTr="6A7B4749" w14:paraId="3A4C78C4">
        <w:trPr>
          <w:trHeight w:val="300"/>
        </w:trPr>
        <w:tc>
          <w:tcPr>
            <w:tcW w:w="1470" w:type="dxa"/>
            <w:tcMar>
              <w:top w:w="60" w:type="dxa"/>
              <w:left w:w="105" w:type="dxa"/>
              <w:bottom w:w="60" w:type="dxa"/>
              <w:right w:w="105" w:type="dxa"/>
            </w:tcMar>
            <w:vAlign w:val="center"/>
          </w:tcPr>
          <w:p w:rsidR="6A7B4749" w:rsidP="6A7B4749" w:rsidRDefault="6A7B4749" w14:paraId="6A5F96F0" w14:textId="750F67ED">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Government grants received</w:t>
            </w:r>
          </w:p>
        </w:tc>
        <w:tc>
          <w:tcPr>
            <w:tcW w:w="1275" w:type="dxa"/>
            <w:tcMar>
              <w:top w:w="60" w:type="dxa"/>
              <w:left w:w="105" w:type="dxa"/>
              <w:bottom w:w="60" w:type="dxa"/>
              <w:right w:w="105" w:type="dxa"/>
            </w:tcMar>
            <w:vAlign w:val="center"/>
          </w:tcPr>
          <w:p w:rsidR="6A7B4749" w:rsidP="6A7B4749" w:rsidRDefault="6A7B4749" w14:paraId="1134963A" w14:textId="7FB50533">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Billings</w:t>
            </w:r>
          </w:p>
        </w:tc>
        <w:tc>
          <w:tcPr>
            <w:tcW w:w="1665" w:type="dxa"/>
            <w:tcMar>
              <w:top w:w="60" w:type="dxa"/>
              <w:left w:w="105" w:type="dxa"/>
              <w:bottom w:w="60" w:type="dxa"/>
              <w:right w:w="105" w:type="dxa"/>
            </w:tcMar>
            <w:vAlign w:val="center"/>
          </w:tcPr>
          <w:p w:rsidR="6A7B4749" w:rsidP="6A7B4749" w:rsidRDefault="6A7B4749" w14:paraId="419B6A36" w14:textId="1657475C">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7CB1B061" w14:textId="7C919BE3">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$163,367</w:t>
            </w:r>
          </w:p>
        </w:tc>
        <w:tc>
          <w:tcPr>
            <w:tcW w:w="1680" w:type="dxa"/>
            <w:tcMar>
              <w:top w:w="60" w:type="dxa"/>
              <w:left w:w="105" w:type="dxa"/>
              <w:bottom w:w="60" w:type="dxa"/>
              <w:right w:w="105" w:type="dxa"/>
            </w:tcMar>
            <w:vAlign w:val="center"/>
          </w:tcPr>
          <w:p w:rsidR="6A7B4749" w:rsidP="6A7B4749" w:rsidRDefault="6A7B4749" w14:paraId="6BAEC0D5" w14:textId="495132D4">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$274,793</w:t>
            </w:r>
          </w:p>
        </w:tc>
        <w:tc>
          <w:tcPr>
            <w:tcW w:w="1470" w:type="dxa"/>
            <w:tcMar>
              <w:top w:w="60" w:type="dxa"/>
              <w:left w:w="105" w:type="dxa"/>
              <w:bottom w:w="60" w:type="dxa"/>
              <w:right w:w="105" w:type="dxa"/>
            </w:tcMar>
            <w:vAlign w:val="center"/>
          </w:tcPr>
          <w:p w:rsidR="6A7B4749" w:rsidP="6A7B4749" w:rsidRDefault="6A7B4749" w14:paraId="32B9725E" w14:textId="1CCEB322">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-$111,426 (95% CI -$345,341 to $7,163)</w:t>
            </w:r>
          </w:p>
        </w:tc>
        <w:tc>
          <w:tcPr>
            <w:tcW w:w="1470" w:type="dxa"/>
            <w:tcMar>
              <w:top w:w="60" w:type="dxa"/>
              <w:left w:w="105" w:type="dxa"/>
              <w:bottom w:w="60" w:type="dxa"/>
              <w:right w:w="105" w:type="dxa"/>
            </w:tcMar>
            <w:vAlign w:val="center"/>
          </w:tcPr>
          <w:p w:rsidR="6A7B4749" w:rsidP="6A7B4749" w:rsidRDefault="6A7B4749" w14:paraId="467ED4E4" w14:textId="7341088A">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0.043</w:t>
            </w:r>
          </w:p>
        </w:tc>
      </w:tr>
      <w:tr w:rsidR="6A7B4749" w:rsidTr="6A7B4749" w14:paraId="5C71104C">
        <w:trPr>
          <w:trHeight w:val="300"/>
        </w:trPr>
        <w:tc>
          <w:tcPr>
            <w:tcW w:w="1470" w:type="dxa"/>
            <w:tcMar>
              <w:top w:w="60" w:type="dxa"/>
              <w:left w:w="105" w:type="dxa"/>
              <w:bottom w:w="60" w:type="dxa"/>
              <w:right w:w="105" w:type="dxa"/>
            </w:tcMar>
            <w:vAlign w:val="center"/>
          </w:tcPr>
          <w:p w:rsidR="6A7B4749" w:rsidP="6A7B4749" w:rsidRDefault="6A7B4749" w14:paraId="2CD54686" w14:textId="0CE21C55">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Government grants received</w:t>
            </w:r>
          </w:p>
        </w:tc>
        <w:tc>
          <w:tcPr>
            <w:tcW w:w="1275" w:type="dxa"/>
            <w:tcMar>
              <w:top w:w="60" w:type="dxa"/>
              <w:left w:w="105" w:type="dxa"/>
              <w:bottom w:w="60" w:type="dxa"/>
              <w:right w:w="105" w:type="dxa"/>
            </w:tcMar>
            <w:vAlign w:val="center"/>
          </w:tcPr>
          <w:p w:rsidR="6A7B4749" w:rsidP="6A7B4749" w:rsidRDefault="6A7B4749" w14:paraId="25431A54" w14:textId="14DB0E2A">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Flagstaff</w:t>
            </w:r>
          </w:p>
        </w:tc>
        <w:tc>
          <w:tcPr>
            <w:tcW w:w="1665" w:type="dxa"/>
            <w:tcMar>
              <w:top w:w="60" w:type="dxa"/>
              <w:left w:w="105" w:type="dxa"/>
              <w:bottom w:w="60" w:type="dxa"/>
              <w:right w:w="105" w:type="dxa"/>
            </w:tcMar>
            <w:vAlign w:val="center"/>
          </w:tcPr>
          <w:p w:rsidR="6A7B4749" w:rsidP="6A7B4749" w:rsidRDefault="6A7B4749" w14:paraId="5F7DEDD5" w14:textId="37C1871B">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5E28BE93" w14:textId="40E65274">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$163,367</w:t>
            </w:r>
          </w:p>
        </w:tc>
        <w:tc>
          <w:tcPr>
            <w:tcW w:w="1680" w:type="dxa"/>
            <w:tcMar>
              <w:top w:w="60" w:type="dxa"/>
              <w:left w:w="105" w:type="dxa"/>
              <w:bottom w:w="60" w:type="dxa"/>
              <w:right w:w="105" w:type="dxa"/>
            </w:tcMar>
            <w:vAlign w:val="center"/>
          </w:tcPr>
          <w:p w:rsidR="6A7B4749" w:rsidP="6A7B4749" w:rsidRDefault="6A7B4749" w14:paraId="5D4DCB82" w14:textId="4160087A">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$468,152</w:t>
            </w:r>
          </w:p>
        </w:tc>
        <w:tc>
          <w:tcPr>
            <w:tcW w:w="1470" w:type="dxa"/>
            <w:tcMar>
              <w:top w:w="60" w:type="dxa"/>
              <w:left w:w="105" w:type="dxa"/>
              <w:bottom w:w="60" w:type="dxa"/>
              <w:right w:w="105" w:type="dxa"/>
            </w:tcMar>
            <w:vAlign w:val="center"/>
          </w:tcPr>
          <w:p w:rsidR="6A7B4749" w:rsidP="6A7B4749" w:rsidRDefault="6A7B4749" w14:paraId="5F2AD493" w14:textId="4AE80062">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-$304,785 (95% CI -$817,302 to -$131,168)</w:t>
            </w:r>
          </w:p>
        </w:tc>
        <w:tc>
          <w:tcPr>
            <w:tcW w:w="1470" w:type="dxa"/>
            <w:tcMar>
              <w:top w:w="60" w:type="dxa"/>
              <w:left w:w="105" w:type="dxa"/>
              <w:bottom w:w="60" w:type="dxa"/>
              <w:right w:w="105" w:type="dxa"/>
            </w:tcMar>
            <w:vAlign w:val="center"/>
          </w:tcPr>
          <w:p w:rsidR="6A7B4749" w:rsidP="6A7B4749" w:rsidRDefault="6A7B4749" w14:paraId="2CF65D25" w14:textId="47E68A32">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0.003</w:t>
            </w:r>
          </w:p>
        </w:tc>
      </w:tr>
      <w:tr w:rsidR="6A7B4749" w:rsidTr="6A7B4749" w14:paraId="2E078F59">
        <w:trPr>
          <w:trHeight w:val="300"/>
        </w:trPr>
        <w:tc>
          <w:tcPr>
            <w:tcW w:w="1470" w:type="dxa"/>
            <w:tcMar>
              <w:top w:w="60" w:type="dxa"/>
              <w:left w:w="105" w:type="dxa"/>
              <w:bottom w:w="60" w:type="dxa"/>
              <w:right w:w="105" w:type="dxa"/>
            </w:tcMar>
            <w:vAlign w:val="center"/>
          </w:tcPr>
          <w:p w:rsidR="6A7B4749" w:rsidP="6A7B4749" w:rsidRDefault="6A7B4749" w14:paraId="42102DFC" w14:textId="0E420212">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Mixed / unclassified contributions</w:t>
            </w:r>
          </w:p>
        </w:tc>
        <w:tc>
          <w:tcPr>
            <w:tcW w:w="1275" w:type="dxa"/>
            <w:tcMar>
              <w:top w:w="60" w:type="dxa"/>
              <w:left w:w="105" w:type="dxa"/>
              <w:bottom w:w="60" w:type="dxa"/>
              <w:right w:w="105" w:type="dxa"/>
            </w:tcMar>
            <w:vAlign w:val="center"/>
          </w:tcPr>
          <w:p w:rsidR="6A7B4749" w:rsidP="6A7B4749" w:rsidRDefault="6A7B4749" w14:paraId="241BBCDA" w14:textId="22D5016D">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Flagstaff</w:t>
            </w:r>
          </w:p>
        </w:tc>
        <w:tc>
          <w:tcPr>
            <w:tcW w:w="1665" w:type="dxa"/>
            <w:tcMar>
              <w:top w:w="60" w:type="dxa"/>
              <w:left w:w="105" w:type="dxa"/>
              <w:bottom w:w="60" w:type="dxa"/>
              <w:right w:w="105" w:type="dxa"/>
            </w:tcMar>
            <w:vAlign w:val="center"/>
          </w:tcPr>
          <w:p w:rsidR="6A7B4749" w:rsidP="6A7B4749" w:rsidRDefault="6A7B4749" w14:paraId="1170162D" w14:textId="515ED98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31FC864A" w14:textId="11C78C3A">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$65,792</w:t>
            </w:r>
          </w:p>
        </w:tc>
        <w:tc>
          <w:tcPr>
            <w:tcW w:w="1680" w:type="dxa"/>
            <w:tcMar>
              <w:top w:w="60" w:type="dxa"/>
              <w:left w:w="105" w:type="dxa"/>
              <w:bottom w:w="60" w:type="dxa"/>
              <w:right w:w="105" w:type="dxa"/>
            </w:tcMar>
            <w:vAlign w:val="center"/>
          </w:tcPr>
          <w:p w:rsidR="6A7B4749" w:rsidP="6A7B4749" w:rsidRDefault="6A7B4749" w14:paraId="1C6BA8BD" w14:textId="5759B798">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$92,278</w:t>
            </w:r>
          </w:p>
        </w:tc>
        <w:tc>
          <w:tcPr>
            <w:tcW w:w="1470" w:type="dxa"/>
            <w:tcMar>
              <w:top w:w="60" w:type="dxa"/>
              <w:left w:w="105" w:type="dxa"/>
              <w:bottom w:w="60" w:type="dxa"/>
              <w:right w:w="105" w:type="dxa"/>
            </w:tcMar>
            <w:vAlign w:val="center"/>
          </w:tcPr>
          <w:p w:rsidR="6A7B4749" w:rsidP="6A7B4749" w:rsidRDefault="6A7B4749" w14:paraId="6A7FEB48" w14:textId="3EB7BAC0">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-$26,486 (95% CI -$50,596 to -$2,907)</w:t>
            </w:r>
          </w:p>
        </w:tc>
        <w:tc>
          <w:tcPr>
            <w:tcW w:w="1470" w:type="dxa"/>
            <w:tcMar>
              <w:top w:w="60" w:type="dxa"/>
              <w:left w:w="105" w:type="dxa"/>
              <w:bottom w:w="60" w:type="dxa"/>
              <w:right w:w="105" w:type="dxa"/>
            </w:tcMar>
            <w:vAlign w:val="center"/>
          </w:tcPr>
          <w:p w:rsidR="6A7B4749" w:rsidP="6A7B4749" w:rsidRDefault="6A7B4749" w14:paraId="2278D405" w14:textId="7010A8F1">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0.033</w:t>
            </w:r>
          </w:p>
        </w:tc>
      </w:tr>
      <w:tr w:rsidR="6A7B4749" w:rsidTr="6A7B4749" w14:paraId="29540151">
        <w:trPr>
          <w:trHeight w:val="300"/>
        </w:trPr>
        <w:tc>
          <w:tcPr>
            <w:tcW w:w="1470" w:type="dxa"/>
            <w:tcMar>
              <w:top w:w="60" w:type="dxa"/>
              <w:left w:w="105" w:type="dxa"/>
              <w:bottom w:w="60" w:type="dxa"/>
              <w:right w:w="105" w:type="dxa"/>
            </w:tcMar>
            <w:vAlign w:val="center"/>
          </w:tcPr>
          <w:p w:rsidR="6A7B4749" w:rsidP="6A7B4749" w:rsidRDefault="6A7B4749" w14:paraId="03D981E2" w14:textId="45ABF611">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Other revenue</w:t>
            </w:r>
          </w:p>
        </w:tc>
        <w:tc>
          <w:tcPr>
            <w:tcW w:w="1275" w:type="dxa"/>
            <w:tcMar>
              <w:top w:w="60" w:type="dxa"/>
              <w:left w:w="105" w:type="dxa"/>
              <w:bottom w:w="60" w:type="dxa"/>
              <w:right w:w="105" w:type="dxa"/>
            </w:tcMar>
            <w:vAlign w:val="center"/>
          </w:tcPr>
          <w:p w:rsidR="6A7B4749" w:rsidP="6A7B4749" w:rsidRDefault="6A7B4749" w14:paraId="76E8CA89" w14:textId="4FF41C33">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Billings</w:t>
            </w:r>
          </w:p>
        </w:tc>
        <w:tc>
          <w:tcPr>
            <w:tcW w:w="1665" w:type="dxa"/>
            <w:tcMar>
              <w:top w:w="60" w:type="dxa"/>
              <w:left w:w="105" w:type="dxa"/>
              <w:bottom w:w="60" w:type="dxa"/>
              <w:right w:w="105" w:type="dxa"/>
            </w:tcMar>
            <w:vAlign w:val="center"/>
          </w:tcPr>
          <w:p w:rsidR="6A7B4749" w:rsidP="6A7B4749" w:rsidRDefault="6A7B4749" w14:paraId="181C60FB" w14:textId="6D895946">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3FAC5C82" w14:textId="587A8D10">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$14,805</w:t>
            </w:r>
          </w:p>
        </w:tc>
        <w:tc>
          <w:tcPr>
            <w:tcW w:w="1680" w:type="dxa"/>
            <w:tcMar>
              <w:top w:w="60" w:type="dxa"/>
              <w:left w:w="105" w:type="dxa"/>
              <w:bottom w:w="60" w:type="dxa"/>
              <w:right w:w="105" w:type="dxa"/>
            </w:tcMar>
            <w:vAlign w:val="center"/>
          </w:tcPr>
          <w:p w:rsidR="6A7B4749" w:rsidP="6A7B4749" w:rsidRDefault="6A7B4749" w14:paraId="5958462E" w14:textId="35F5A0F1">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$27,630</w:t>
            </w:r>
          </w:p>
        </w:tc>
        <w:tc>
          <w:tcPr>
            <w:tcW w:w="1470" w:type="dxa"/>
            <w:tcMar>
              <w:top w:w="60" w:type="dxa"/>
              <w:left w:w="105" w:type="dxa"/>
              <w:bottom w:w="60" w:type="dxa"/>
              <w:right w:w="105" w:type="dxa"/>
            </w:tcMar>
            <w:vAlign w:val="center"/>
          </w:tcPr>
          <w:p w:rsidR="6A7B4749" w:rsidP="6A7B4749" w:rsidRDefault="6A7B4749" w14:paraId="42921607" w14:textId="2DFFA743">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-$12,825 (95% CI -$22,923 to -$1,324)</w:t>
            </w:r>
          </w:p>
        </w:tc>
        <w:tc>
          <w:tcPr>
            <w:tcW w:w="1470" w:type="dxa"/>
            <w:tcMar>
              <w:top w:w="60" w:type="dxa"/>
              <w:left w:w="105" w:type="dxa"/>
              <w:bottom w:w="60" w:type="dxa"/>
              <w:right w:w="105" w:type="dxa"/>
            </w:tcMar>
            <w:vAlign w:val="center"/>
          </w:tcPr>
          <w:p w:rsidR="6A7B4749" w:rsidP="6A7B4749" w:rsidRDefault="6A7B4749" w14:paraId="2B961671" w14:textId="66C33095">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0.010</w:t>
            </w:r>
          </w:p>
        </w:tc>
      </w:tr>
      <w:tr w:rsidR="6A7B4749" w:rsidTr="6A7B4749" w14:paraId="19437BCC">
        <w:trPr>
          <w:trHeight w:val="300"/>
        </w:trPr>
        <w:tc>
          <w:tcPr>
            <w:tcW w:w="1470" w:type="dxa"/>
            <w:tcMar>
              <w:top w:w="60" w:type="dxa"/>
              <w:left w:w="105" w:type="dxa"/>
              <w:bottom w:w="60" w:type="dxa"/>
              <w:right w:w="105" w:type="dxa"/>
            </w:tcMar>
            <w:vAlign w:val="center"/>
          </w:tcPr>
          <w:p w:rsidR="6A7B4749" w:rsidP="6A7B4749" w:rsidRDefault="6A7B4749" w14:paraId="2363D54A" w14:textId="00C56B28">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Other revenue</w:t>
            </w:r>
          </w:p>
        </w:tc>
        <w:tc>
          <w:tcPr>
            <w:tcW w:w="1275" w:type="dxa"/>
            <w:tcMar>
              <w:top w:w="60" w:type="dxa"/>
              <w:left w:w="105" w:type="dxa"/>
              <w:bottom w:w="60" w:type="dxa"/>
              <w:right w:w="105" w:type="dxa"/>
            </w:tcMar>
            <w:vAlign w:val="center"/>
          </w:tcPr>
          <w:p w:rsidR="6A7B4749" w:rsidP="6A7B4749" w:rsidRDefault="6A7B4749" w14:paraId="05D1BC93" w14:textId="1F8BEF8B">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Sioux Falls</w:t>
            </w:r>
          </w:p>
        </w:tc>
        <w:tc>
          <w:tcPr>
            <w:tcW w:w="1665" w:type="dxa"/>
            <w:tcMar>
              <w:top w:w="60" w:type="dxa"/>
              <w:left w:w="105" w:type="dxa"/>
              <w:bottom w:w="60" w:type="dxa"/>
              <w:right w:w="105" w:type="dxa"/>
            </w:tcMar>
            <w:vAlign w:val="center"/>
          </w:tcPr>
          <w:p w:rsidR="6A7B4749" w:rsidP="6A7B4749" w:rsidRDefault="6A7B4749" w14:paraId="46D4F61E" w14:textId="019601E9">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017AA425" w14:textId="04192B3D">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$14,805</w:t>
            </w:r>
          </w:p>
        </w:tc>
        <w:tc>
          <w:tcPr>
            <w:tcW w:w="1680" w:type="dxa"/>
            <w:tcMar>
              <w:top w:w="60" w:type="dxa"/>
              <w:left w:w="105" w:type="dxa"/>
              <w:bottom w:w="60" w:type="dxa"/>
              <w:right w:w="105" w:type="dxa"/>
            </w:tcMar>
            <w:vAlign w:val="center"/>
          </w:tcPr>
          <w:p w:rsidR="6A7B4749" w:rsidP="6A7B4749" w:rsidRDefault="6A7B4749" w14:paraId="2DA00645" w14:textId="251B0E4C">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$32,467</w:t>
            </w:r>
          </w:p>
        </w:tc>
        <w:tc>
          <w:tcPr>
            <w:tcW w:w="1470" w:type="dxa"/>
            <w:tcMar>
              <w:top w:w="60" w:type="dxa"/>
              <w:left w:w="105" w:type="dxa"/>
              <w:bottom w:w="60" w:type="dxa"/>
              <w:right w:w="105" w:type="dxa"/>
            </w:tcMar>
            <w:vAlign w:val="center"/>
          </w:tcPr>
          <w:p w:rsidR="6A7B4749" w:rsidP="6A7B4749" w:rsidRDefault="6A7B4749" w14:paraId="7DAB0CD2" w14:textId="71507689">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-$17,662 (95% CI -$25,196 to -$6,938)</w:t>
            </w:r>
          </w:p>
        </w:tc>
        <w:tc>
          <w:tcPr>
            <w:tcW w:w="1470" w:type="dxa"/>
            <w:tcMar>
              <w:top w:w="60" w:type="dxa"/>
              <w:left w:w="105" w:type="dxa"/>
              <w:bottom w:w="60" w:type="dxa"/>
              <w:right w:w="105" w:type="dxa"/>
            </w:tcMar>
            <w:vAlign w:val="center"/>
          </w:tcPr>
          <w:p w:rsidR="6A7B4749" w:rsidP="6A7B4749" w:rsidRDefault="6A7B4749" w14:paraId="4CF3B645" w14:textId="12890F73">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0.001</w:t>
            </w:r>
          </w:p>
        </w:tc>
      </w:tr>
      <w:tr w:rsidR="6A7B4749" w:rsidTr="6A7B4749" w14:paraId="77EF4150">
        <w:trPr>
          <w:trHeight w:val="300"/>
        </w:trPr>
        <w:tc>
          <w:tcPr>
            <w:tcW w:w="1470" w:type="dxa"/>
            <w:tcMar>
              <w:top w:w="60" w:type="dxa"/>
              <w:left w:w="105" w:type="dxa"/>
              <w:bottom w:w="60" w:type="dxa"/>
              <w:right w:w="105" w:type="dxa"/>
            </w:tcMar>
            <w:vAlign w:val="center"/>
          </w:tcPr>
          <w:p w:rsidR="6A7B4749" w:rsidP="6A7B4749" w:rsidRDefault="6A7B4749" w14:paraId="21A2DAD3" w14:textId="4B817C9C">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Program service revenue</w:t>
            </w:r>
          </w:p>
        </w:tc>
        <w:tc>
          <w:tcPr>
            <w:tcW w:w="1275" w:type="dxa"/>
            <w:tcMar>
              <w:top w:w="60" w:type="dxa"/>
              <w:left w:w="105" w:type="dxa"/>
              <w:bottom w:w="60" w:type="dxa"/>
              <w:right w:w="105" w:type="dxa"/>
            </w:tcMar>
            <w:vAlign w:val="center"/>
          </w:tcPr>
          <w:p w:rsidR="6A7B4749" w:rsidP="6A7B4749" w:rsidRDefault="6A7B4749" w14:paraId="2E189418" w14:textId="786286E6">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Flagstaff</w:t>
            </w:r>
          </w:p>
        </w:tc>
        <w:tc>
          <w:tcPr>
            <w:tcW w:w="1665" w:type="dxa"/>
            <w:tcMar>
              <w:top w:w="60" w:type="dxa"/>
              <w:left w:w="105" w:type="dxa"/>
              <w:bottom w:w="60" w:type="dxa"/>
              <w:right w:w="105" w:type="dxa"/>
            </w:tcMar>
            <w:vAlign w:val="center"/>
          </w:tcPr>
          <w:p w:rsidR="6A7B4749" w:rsidP="6A7B4749" w:rsidRDefault="6A7B4749" w14:paraId="68478AA8" w14:textId="19438DCF">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Black Hills lower among reporters; significant</w:t>
            </w:r>
          </w:p>
        </w:tc>
        <w:tc>
          <w:tcPr>
            <w:tcW w:w="1260" w:type="dxa"/>
            <w:tcMar>
              <w:top w:w="60" w:type="dxa"/>
              <w:left w:w="105" w:type="dxa"/>
              <w:bottom w:w="60" w:type="dxa"/>
              <w:right w:w="105" w:type="dxa"/>
            </w:tcMar>
            <w:vAlign w:val="center"/>
          </w:tcPr>
          <w:p w:rsidR="6A7B4749" w:rsidP="6A7B4749" w:rsidRDefault="6A7B4749" w14:paraId="21D1853F" w14:textId="7F828885">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$106,346</w:t>
            </w:r>
          </w:p>
        </w:tc>
        <w:tc>
          <w:tcPr>
            <w:tcW w:w="1680" w:type="dxa"/>
            <w:tcMar>
              <w:top w:w="60" w:type="dxa"/>
              <w:left w:w="105" w:type="dxa"/>
              <w:bottom w:w="60" w:type="dxa"/>
              <w:right w:w="105" w:type="dxa"/>
            </w:tcMar>
            <w:vAlign w:val="center"/>
          </w:tcPr>
          <w:p w:rsidR="6A7B4749" w:rsidP="6A7B4749" w:rsidRDefault="6A7B4749" w14:paraId="40D52467" w14:textId="4912BA97">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$188,968</w:t>
            </w:r>
          </w:p>
        </w:tc>
        <w:tc>
          <w:tcPr>
            <w:tcW w:w="1470" w:type="dxa"/>
            <w:tcMar>
              <w:top w:w="60" w:type="dxa"/>
              <w:left w:w="105" w:type="dxa"/>
              <w:bottom w:w="60" w:type="dxa"/>
              <w:right w:w="105" w:type="dxa"/>
            </w:tcMar>
            <w:vAlign w:val="center"/>
          </w:tcPr>
          <w:p w:rsidR="6A7B4749" w:rsidP="6A7B4749" w:rsidRDefault="6A7B4749" w14:paraId="3BE8B90D" w14:textId="5D572445">
            <w:pPr>
              <w:jc w:val="left"/>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-$82,622 (95% CI -$188,223 to $1,513)</w:t>
            </w:r>
          </w:p>
        </w:tc>
        <w:tc>
          <w:tcPr>
            <w:tcW w:w="1470" w:type="dxa"/>
            <w:tcMar>
              <w:top w:w="60" w:type="dxa"/>
              <w:left w:w="105" w:type="dxa"/>
              <w:bottom w:w="60" w:type="dxa"/>
              <w:right w:w="105" w:type="dxa"/>
            </w:tcMar>
            <w:vAlign w:val="center"/>
          </w:tcPr>
          <w:p w:rsidR="6A7B4749" w:rsidP="6A7B4749" w:rsidRDefault="6A7B4749" w14:paraId="7D3751E0" w14:textId="5192A325">
            <w:pPr>
              <w:jc w:val="center"/>
              <w:rPr>
                <w:rFonts w:ascii="Aptos" w:hAnsi="Aptos" w:eastAsia="Aptos" w:cs="Aptos"/>
                <w:b w:val="0"/>
                <w:bCs w:val="0"/>
                <w:i w:val="0"/>
                <w:iCs w:val="0"/>
                <w:caps w:val="0"/>
                <w:smallCaps w:val="0"/>
                <w:color w:val="000000" w:themeColor="text1" w:themeTint="FF" w:themeShade="FF"/>
                <w:sz w:val="20"/>
                <w:szCs w:val="20"/>
              </w:rPr>
            </w:pPr>
            <w:r w:rsidRPr="6A7B4749" w:rsidR="6A7B4749">
              <w:rPr>
                <w:rFonts w:ascii="Aptos" w:hAnsi="Aptos" w:eastAsia="Aptos" w:cs="Aptos"/>
                <w:b w:val="0"/>
                <w:bCs w:val="0"/>
                <w:i w:val="0"/>
                <w:iCs w:val="0"/>
                <w:caps w:val="0"/>
                <w:smallCaps w:val="0"/>
                <w:color w:val="000000" w:themeColor="text1" w:themeTint="FF" w:themeShade="FF"/>
                <w:sz w:val="20"/>
                <w:szCs w:val="20"/>
                <w:lang w:val="en-US"/>
              </w:rPr>
              <w:t>0.038</w:t>
            </w:r>
          </w:p>
        </w:tc>
      </w:tr>
    </w:tbl>
    <w:p w:rsidR="6A7B4749" w:rsidP="6A7B4749" w:rsidRDefault="6A7B4749" w14:paraId="5B8E7168" w14:textId="71AA945B">
      <w:pPr>
        <w:pStyle w:val="Normal"/>
      </w:pPr>
    </w:p>
    <w:p w:rsidR="4C1CBB2B" w:rsidP="6A7B4749" w:rsidRDefault="4C1CBB2B" w14:paraId="6923532A" w14:textId="5C1DB4FE">
      <w:pPr>
        <w:pStyle w:val="Normal"/>
      </w:pPr>
      <w:commentRangeStart w:id="59363063"/>
      <w:r w:rsidR="4C1CBB2B">
        <w:rPr/>
        <w:t>For total revenue and total contributions, none of the four Black Hills vs benchmark comparisons reached p &lt; 0.05.</w:t>
      </w:r>
      <w:commentRangeEnd w:id="59363063"/>
      <w:r>
        <w:rPr>
          <w:rStyle w:val="CommentReference"/>
        </w:rPr>
        <w:commentReference w:id="59363063"/>
      </w:r>
      <w:r w:rsidR="4C1CBB2B">
        <w:rPr/>
        <w:t xml:space="preserve"> The appendix tables list every source and benchmark pair, including comparisons that were not statistically meaningful at p &lt; 0.05. </w:t>
      </w:r>
    </w:p>
    <w:p w:rsidR="4C1CBB2B" w:rsidP="6A7B4749" w:rsidRDefault="4C1CBB2B" w14:paraId="51FB6AD4" w14:textId="3A36A572">
      <w:pPr>
        <w:pStyle w:val="Normal"/>
      </w:pPr>
      <w:r w:rsidR="4C1CBB2B">
        <w:rPr/>
        <w:t xml:space="preserve">Participation and dollar amounts can tell different stories. Government grants are a useful example: </w:t>
      </w:r>
      <w:commentRangeStart w:id="1560953434"/>
      <w:r w:rsidR="4C1CBB2B">
        <w:rPr/>
        <w:t>a larger share of eligible Black Hills organizations reported the source (about 44%) than in Billings (about 34%), yet the typical grant amount among Black Hills reporters was lower ($163,367 versus $274,793, p = 0.043).</w:t>
      </w:r>
      <w:commentRangeEnd w:id="1560953434"/>
      <w:r>
        <w:rPr>
          <w:rStyle w:val="CommentReference"/>
        </w:rPr>
        <w:commentReference w:id="1560953434"/>
      </w:r>
      <w:r w:rsidR="4C1CBB2B">
        <w:rPr/>
        <w:t xml:space="preserve"> A region can have more organizations using a revenue source while still showing a lower typical dollar amount among the organizations that use it. Reporting rates by source and region are available in the supporting analysis files referenced in the appendix. </w:t>
      </w:r>
    </w:p>
    <w:p w:rsidR="4C1CBB2B" w:rsidP="6A7B4749" w:rsidRDefault="4C1CBB2B" w14:paraId="2DBBC5DA" w14:textId="7B9F2B83">
      <w:pPr>
        <w:pStyle w:val="Normal"/>
      </w:pPr>
      <w:r w:rsidR="4C1CBB2B">
        <w:rPr/>
        <w:t xml:space="preserve">The appendix lists the full set of p-values and confidence intervals from the client presentation, organized by revenue source, along with matching source-by-source bar charts (Figures 5–14). </w:t>
      </w:r>
    </w:p>
    <w:p w:rsidR="4C1CBB2B" w:rsidP="6A7B4749" w:rsidRDefault="4C1CBB2B" w14:paraId="25A51A26" w14:textId="2DB6E77C">
      <w:pPr>
        <w:pStyle w:val="Normal"/>
      </w:pPr>
      <w:r w:rsidR="4C1CBB2B">
        <w:rPr/>
        <w:t xml:space="preserve">For the Black Hills Area Community Foundation, </w:t>
      </w:r>
      <w:commentRangeStart w:id="775993610"/>
      <w:r w:rsidR="4C1CBB2B">
        <w:rPr/>
        <w:t>these results suggest that many local non-profits may operate in a funding environment that differs from the benchmark regions</w:t>
      </w:r>
      <w:commentRangeEnd w:id="775993610"/>
      <w:r>
        <w:rPr>
          <w:rStyle w:val="CommentReference"/>
        </w:rPr>
        <w:commentReference w:id="775993610"/>
      </w:r>
      <w:r w:rsidR="4C1CBB2B">
        <w:rPr/>
        <w:t xml:space="preserve">. If this pattern aligns with local experience, it could affect how organizations plan for sustainability, pursue grants, and communicate funding needs to donors. </w:t>
      </w:r>
    </w:p>
    <w:p w:rsidR="4C1CBB2B" w:rsidP="6A7B4749" w:rsidRDefault="4C1CBB2B" w14:paraId="530528D9" w14:textId="2B97A5DD">
      <w:pPr>
        <w:pStyle w:val="Normal"/>
      </w:pPr>
      <w:r w:rsidR="4C1CBB2B">
        <w:rPr/>
        <w:t>These findings describe 2022 reported revenue patterns by region, not causal explanations. Differences in organization type, local service needs, government funding, tourism-related activity, or the presence of large institutions could contribute but would require context beyond these filings. They also do not apply to every comparable organization in the region, and they do not separate individual giving from institutional giving. Interpret them together with reporting counts in the appendix and the sample-size discussion above.</w:t>
      </w:r>
    </w:p>
    <w:p w:rsidR="74DEB153" w:rsidRDefault="74DEB153" w14:paraId="73BB7143" w14:textId="5B85CEA6">
      <w:r>
        <w:br w:type="page"/>
      </w:r>
    </w:p>
    <w:p w:rsidR="708C939E" w:rsidP="6A7B4749" w:rsidRDefault="708C939E" w14:paraId="4BE51AC1" w14:textId="2B144A1F">
      <w:pPr>
        <w:pStyle w:val="Heading1"/>
        <w:numPr>
          <w:ilvl w:val="0"/>
          <w:numId w:val="3"/>
        </w:numPr>
        <w:rPr/>
      </w:pPr>
      <w:bookmarkStart w:name="_Toc600634111" w:id="38820152"/>
      <w:r w:rsidR="0C4386A0">
        <w:rPr/>
        <w:t>Conclusions</w:t>
      </w:r>
      <w:bookmarkEnd w:id="38820152"/>
    </w:p>
    <w:p w:rsidR="0F402F86" w:rsidP="6A7B4749" w:rsidRDefault="0F402F86" w14:paraId="4DE197FC" w14:textId="03F854BD">
      <w:pPr>
        <w:pStyle w:val="Normal"/>
        <w:shd w:val="clear" w:color="auto" w:fill="FFFF00"/>
      </w:pPr>
      <w:r w:rsidR="0F402F86">
        <w:rPr/>
        <w:t>Write when finished</w:t>
      </w:r>
    </w:p>
    <w:p w:rsidR="6A7B4749" w:rsidP="6A7B4749" w:rsidRDefault="6A7B4749" w14:paraId="6C9EC962" w14:textId="590A91CB">
      <w:pPr>
        <w:pStyle w:val="Normal"/>
      </w:pPr>
    </w:p>
    <w:p w:rsidR="4F7B36F8" w:rsidP="6A7B4749" w:rsidRDefault="4F7B36F8" w14:paraId="78234AFC" w14:textId="48702DE8">
      <w:pPr>
        <w:pStyle w:val="Heading1"/>
        <w:keepNext w:val="1"/>
        <w:keepLines w:val="1"/>
        <w:rPr>
          <w:rFonts w:ascii="Calibri" w:hAnsi="Calibri" w:eastAsia="Calibri" w:cs="Calibri"/>
          <w:b w:val="1"/>
          <w:bCs w:val="1"/>
          <w:i w:val="0"/>
          <w:iCs w:val="0"/>
          <w:caps w:val="0"/>
          <w:smallCaps w:val="0"/>
          <w:noProof w:val="0"/>
          <w:color w:val="1F4E79"/>
          <w:sz w:val="28"/>
          <w:szCs w:val="28"/>
          <w:lang w:val="en-US"/>
        </w:rPr>
      </w:pPr>
      <w:bookmarkStart w:name="_Toc710050968" w:id="590623992"/>
      <w:r w:rsidRPr="6A7B4749" w:rsidR="4F7B36F8">
        <w:rPr>
          <w:noProof w:val="0"/>
          <w:lang w:val="en-US"/>
        </w:rPr>
        <w:t>Appendix: Non-profit revenue source comparison details</w:t>
      </w:r>
      <w:bookmarkEnd w:id="590623992"/>
    </w:p>
    <w:p w:rsidR="4F7B36F8" w:rsidP="6A7B4749" w:rsidRDefault="4F7B36F8" w14:paraId="017AAF1F" w14:textId="5FEBFD22">
      <w:pPr>
        <w:spacing w:after="100" w:line="252"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6A7B4749" w:rsidR="4F7B36F8">
        <w:rPr>
          <w:rFonts w:ascii="Aptos" w:hAnsi="Aptos" w:eastAsia="Aptos" w:cs="Aptos"/>
          <w:b w:val="0"/>
          <w:bCs w:val="0"/>
          <w:i w:val="0"/>
          <w:iCs w:val="0"/>
          <w:caps w:val="0"/>
          <w:smallCaps w:val="0"/>
          <w:noProof w:val="0"/>
          <w:color w:val="000000" w:themeColor="text1" w:themeTint="FF" w:themeShade="FF"/>
          <w:sz w:val="24"/>
          <w:szCs w:val="24"/>
          <w:lang w:val="en-US"/>
        </w:rPr>
        <w:t xml:space="preserve">The tables below list all p-values shown in the client presentation, organized by revenue source. Figures 5–14 show the typical reported dollar amount by region for each revenue source (2022, among organizations that reported a positive amount for that </w:t>
      </w:r>
      <w:r w:rsidRPr="6A7B4749" w:rsidR="4F7B36F8">
        <w:rPr>
          <w:rFonts w:ascii="Aptos" w:hAnsi="Aptos" w:eastAsia="Aptos" w:cs="Aptos"/>
          <w:b w:val="0"/>
          <w:bCs w:val="0"/>
          <w:i w:val="0"/>
          <w:iCs w:val="0"/>
          <w:caps w:val="0"/>
          <w:smallCaps w:val="0"/>
          <w:noProof w:val="0"/>
          <w:color w:val="000000" w:themeColor="text1" w:themeTint="FF" w:themeShade="FF"/>
          <w:sz w:val="24"/>
          <w:szCs w:val="24"/>
          <w:lang w:val="en-US"/>
        </w:rPr>
        <w:t>source</w:t>
      </w:r>
      <w:r w:rsidRPr="6A7B4749" w:rsidR="4F7B36F8">
        <w:rPr>
          <w:rFonts w:ascii="Aptos" w:hAnsi="Aptos" w:eastAsia="Aptos" w:cs="Aptos"/>
          <w:b w:val="0"/>
          <w:bCs w:val="0"/>
          <w:i w:val="0"/>
          <w:iCs w:val="0"/>
          <w:caps w:val="0"/>
          <w:smallCaps w:val="0"/>
          <w:noProof w:val="0"/>
          <w:color w:val="000000" w:themeColor="text1" w:themeTint="FF" w:themeShade="FF"/>
          <w:sz w:val="24"/>
          <w:szCs w:val="24"/>
          <w:lang w:val="en-US"/>
        </w:rPr>
        <w:t>). These comparisons use organization-level reported dollars. Rare revenue sources have fewer reporting organizations; see the sample-size discussion in the results section above.</w:t>
      </w:r>
    </w:p>
    <w:p w:rsidR="4F7B36F8" w:rsidP="6A7B4749" w:rsidRDefault="4F7B36F8" w14:paraId="45DBE8B7" w14:textId="7C0D54C2">
      <w:pPr>
        <w:pStyle w:val="Heading3"/>
        <w:keepNext w:val="1"/>
        <w:keepLines w:val="1"/>
        <w:rPr>
          <w:rFonts w:ascii="Calibri" w:hAnsi="Calibri" w:eastAsia="Calibri" w:cs="Calibri"/>
          <w:b w:val="1"/>
          <w:bCs w:val="1"/>
          <w:i w:val="0"/>
          <w:iCs w:val="0"/>
          <w:caps w:val="0"/>
          <w:smallCaps w:val="0"/>
          <w:noProof w:val="0"/>
          <w:color w:val="1F4E79"/>
          <w:sz w:val="22"/>
          <w:szCs w:val="22"/>
          <w:lang w:val="en-US"/>
        </w:rPr>
      </w:pPr>
      <w:bookmarkStart w:name="_Toc256722481" w:id="991996834"/>
      <w:r w:rsidRPr="6A7B4749" w:rsidR="4F7B36F8">
        <w:rPr>
          <w:noProof w:val="0"/>
          <w:lang w:val="en-US"/>
        </w:rPr>
        <w:t>Total revenue</w:t>
      </w:r>
      <w:bookmarkEnd w:id="991996834"/>
    </w:p>
    <w:p w:rsidR="4F7B36F8" w:rsidP="6A7B4749" w:rsidRDefault="4F7B36F8" w14:paraId="51A1EC87" w14:textId="333F1475">
      <w:pPr>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3A77CF51" wp14:anchorId="1B130654">
            <wp:extent cx="6305550" cy="3486150"/>
            <wp:effectExtent l="0" t="0" r="0" b="0"/>
            <wp:docPr id="24268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68847" name="Picture 24268847"/>
                    <pic:cNvPicPr/>
                  </pic:nvPicPr>
                  <pic:blipFill>
                    <a:blip xmlns:r="http://schemas.openxmlformats.org/officeDocument/2006/relationships" r:embed="rId44803160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782CB1AF">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62364DC2" w14:textId="4EA8D840">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77DC883A" w14:textId="2721DE87">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517823A3" w14:textId="339ACD1E">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2B7242D0" w14:textId="13B440A5">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4D4C082D" w14:textId="128BADCE">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55175A72" w14:textId="77185CDC">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24231DC2">
        <w:trPr>
          <w:trHeight w:val="300"/>
        </w:trPr>
        <w:tc>
          <w:tcPr>
            <w:tcW w:w="1725" w:type="dxa"/>
            <w:tcMar>
              <w:top w:w="60" w:type="dxa"/>
              <w:left w:w="105" w:type="dxa"/>
              <w:bottom w:w="60" w:type="dxa"/>
              <w:right w:w="105" w:type="dxa"/>
            </w:tcMar>
            <w:vAlign w:val="center"/>
          </w:tcPr>
          <w:p w:rsidR="6A7B4749" w:rsidP="6A7B4749" w:rsidRDefault="6A7B4749" w14:paraId="5C0D5297" w14:textId="31EF4930">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341BE7A0" w14:textId="4E6F0785">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50FEE91C" w14:textId="01CEC025">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$176,760</w:t>
            </w:r>
          </w:p>
        </w:tc>
        <w:tc>
          <w:tcPr>
            <w:tcW w:w="1725" w:type="dxa"/>
            <w:tcMar>
              <w:top w:w="60" w:type="dxa"/>
              <w:left w:w="105" w:type="dxa"/>
              <w:bottom w:w="60" w:type="dxa"/>
              <w:right w:w="105" w:type="dxa"/>
            </w:tcMar>
            <w:vAlign w:val="center"/>
          </w:tcPr>
          <w:p w:rsidR="6A7B4749" w:rsidP="6A7B4749" w:rsidRDefault="6A7B4749" w14:paraId="06531429" w14:textId="5471D4F2">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$219,228</w:t>
            </w:r>
          </w:p>
        </w:tc>
        <w:tc>
          <w:tcPr>
            <w:tcW w:w="1725" w:type="dxa"/>
            <w:tcMar>
              <w:top w:w="60" w:type="dxa"/>
              <w:left w:w="105" w:type="dxa"/>
              <w:bottom w:w="60" w:type="dxa"/>
              <w:right w:w="105" w:type="dxa"/>
            </w:tcMar>
            <w:vAlign w:val="center"/>
          </w:tcPr>
          <w:p w:rsidR="6A7B4749" w:rsidP="6A7B4749" w:rsidRDefault="6A7B4749" w14:paraId="7CD3DEE0" w14:textId="6D112A2D">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-$42,468 (95% CI -$125,394 to +$33,850)</w:t>
            </w:r>
          </w:p>
        </w:tc>
        <w:tc>
          <w:tcPr>
            <w:tcW w:w="1725" w:type="dxa"/>
            <w:tcMar>
              <w:top w:w="60" w:type="dxa"/>
              <w:left w:w="105" w:type="dxa"/>
              <w:bottom w:w="60" w:type="dxa"/>
              <w:right w:w="105" w:type="dxa"/>
            </w:tcMar>
            <w:vAlign w:val="center"/>
          </w:tcPr>
          <w:p w:rsidR="6A7B4749" w:rsidP="6A7B4749" w:rsidRDefault="6A7B4749" w14:paraId="18423EBB" w14:textId="28B1E665">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0.269</w:t>
            </w:r>
          </w:p>
        </w:tc>
      </w:tr>
      <w:tr w:rsidR="6A7B4749" w:rsidTr="6A7B4749" w14:paraId="1CBB2E8F">
        <w:trPr>
          <w:trHeight w:val="300"/>
        </w:trPr>
        <w:tc>
          <w:tcPr>
            <w:tcW w:w="1725" w:type="dxa"/>
            <w:tcMar>
              <w:top w:w="60" w:type="dxa"/>
              <w:left w:w="105" w:type="dxa"/>
              <w:bottom w:w="60" w:type="dxa"/>
              <w:right w:w="105" w:type="dxa"/>
            </w:tcMar>
            <w:vAlign w:val="center"/>
          </w:tcPr>
          <w:p w:rsidR="6A7B4749" w:rsidP="6A7B4749" w:rsidRDefault="6A7B4749" w14:paraId="27C236F2" w14:textId="7106A9CA">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672678AA" w14:textId="38B17930">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1A401E4D" w14:textId="58ECC29A">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$176,760</w:t>
            </w:r>
          </w:p>
        </w:tc>
        <w:tc>
          <w:tcPr>
            <w:tcW w:w="1725" w:type="dxa"/>
            <w:tcMar>
              <w:top w:w="60" w:type="dxa"/>
              <w:left w:w="105" w:type="dxa"/>
              <w:bottom w:w="60" w:type="dxa"/>
              <w:right w:w="105" w:type="dxa"/>
            </w:tcMar>
            <w:vAlign w:val="center"/>
          </w:tcPr>
          <w:p w:rsidR="6A7B4749" w:rsidP="6A7B4749" w:rsidRDefault="6A7B4749" w14:paraId="67DCAC9C" w14:textId="754F0910">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$212,002</w:t>
            </w:r>
          </w:p>
        </w:tc>
        <w:tc>
          <w:tcPr>
            <w:tcW w:w="1725" w:type="dxa"/>
            <w:tcMar>
              <w:top w:w="60" w:type="dxa"/>
              <w:left w:w="105" w:type="dxa"/>
              <w:bottom w:w="60" w:type="dxa"/>
              <w:right w:w="105" w:type="dxa"/>
            </w:tcMar>
            <w:vAlign w:val="center"/>
          </w:tcPr>
          <w:p w:rsidR="6A7B4749" w:rsidP="6A7B4749" w:rsidRDefault="6A7B4749" w14:paraId="3E7DABA0" w14:textId="7E30D539">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-$35,242 (95% CI -$149,323 to +$35,127)</w:t>
            </w:r>
          </w:p>
        </w:tc>
        <w:tc>
          <w:tcPr>
            <w:tcW w:w="1725" w:type="dxa"/>
            <w:tcMar>
              <w:top w:w="60" w:type="dxa"/>
              <w:left w:w="105" w:type="dxa"/>
              <w:bottom w:w="60" w:type="dxa"/>
              <w:right w:w="105" w:type="dxa"/>
            </w:tcMar>
            <w:vAlign w:val="center"/>
          </w:tcPr>
          <w:p w:rsidR="6A7B4749" w:rsidP="6A7B4749" w:rsidRDefault="6A7B4749" w14:paraId="55102048" w14:textId="79A37076">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0.366</w:t>
            </w:r>
          </w:p>
        </w:tc>
      </w:tr>
      <w:tr w:rsidR="6A7B4749" w:rsidTr="6A7B4749" w14:paraId="70B14290">
        <w:trPr>
          <w:trHeight w:val="300"/>
        </w:trPr>
        <w:tc>
          <w:tcPr>
            <w:tcW w:w="1725" w:type="dxa"/>
            <w:tcMar>
              <w:top w:w="60" w:type="dxa"/>
              <w:left w:w="105" w:type="dxa"/>
              <w:bottom w:w="60" w:type="dxa"/>
              <w:right w:w="105" w:type="dxa"/>
            </w:tcMar>
            <w:vAlign w:val="center"/>
          </w:tcPr>
          <w:p w:rsidR="6A7B4749" w:rsidP="6A7B4749" w:rsidRDefault="6A7B4749" w14:paraId="0C296FD1" w14:textId="3EEBEF41">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4F70DF79" w14:textId="4D08A45E">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2B2DDB29" w14:textId="6C10DA17">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$176,760</w:t>
            </w:r>
          </w:p>
        </w:tc>
        <w:tc>
          <w:tcPr>
            <w:tcW w:w="1725" w:type="dxa"/>
            <w:tcMar>
              <w:top w:w="60" w:type="dxa"/>
              <w:left w:w="105" w:type="dxa"/>
              <w:bottom w:w="60" w:type="dxa"/>
              <w:right w:w="105" w:type="dxa"/>
            </w:tcMar>
            <w:vAlign w:val="center"/>
          </w:tcPr>
          <w:p w:rsidR="6A7B4749" w:rsidP="6A7B4749" w:rsidRDefault="6A7B4749" w14:paraId="4D6E6A59" w14:textId="1F448EC6">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$208,149</w:t>
            </w:r>
          </w:p>
        </w:tc>
        <w:tc>
          <w:tcPr>
            <w:tcW w:w="1725" w:type="dxa"/>
            <w:tcMar>
              <w:top w:w="60" w:type="dxa"/>
              <w:left w:w="105" w:type="dxa"/>
              <w:bottom w:w="60" w:type="dxa"/>
              <w:right w:w="105" w:type="dxa"/>
            </w:tcMar>
            <w:vAlign w:val="center"/>
          </w:tcPr>
          <w:p w:rsidR="6A7B4749" w:rsidP="6A7B4749" w:rsidRDefault="6A7B4749" w14:paraId="2CDEC092" w14:textId="7CE37B8C">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-$31,390 (95% CI -$84,901 to +$26,666)</w:t>
            </w:r>
          </w:p>
        </w:tc>
        <w:tc>
          <w:tcPr>
            <w:tcW w:w="1725" w:type="dxa"/>
            <w:tcMar>
              <w:top w:w="60" w:type="dxa"/>
              <w:left w:w="105" w:type="dxa"/>
              <w:bottom w:w="60" w:type="dxa"/>
              <w:right w:w="105" w:type="dxa"/>
            </w:tcMar>
            <w:vAlign w:val="center"/>
          </w:tcPr>
          <w:p w:rsidR="6A7B4749" w:rsidP="6A7B4749" w:rsidRDefault="6A7B4749" w14:paraId="5DB607A4" w14:textId="42A50BCE">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0.246</w:t>
            </w:r>
          </w:p>
        </w:tc>
      </w:tr>
      <w:tr w:rsidR="6A7B4749" w:rsidTr="6A7B4749" w14:paraId="64E27C22">
        <w:trPr>
          <w:trHeight w:val="300"/>
        </w:trPr>
        <w:tc>
          <w:tcPr>
            <w:tcW w:w="1725" w:type="dxa"/>
            <w:tcMar>
              <w:top w:w="60" w:type="dxa"/>
              <w:left w:w="105" w:type="dxa"/>
              <w:bottom w:w="60" w:type="dxa"/>
              <w:right w:w="105" w:type="dxa"/>
            </w:tcMar>
            <w:vAlign w:val="center"/>
          </w:tcPr>
          <w:p w:rsidR="6A7B4749" w:rsidP="6A7B4749" w:rsidRDefault="6A7B4749" w14:paraId="5CAA810C" w14:textId="7F33D2F3">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022CDE8B" w14:textId="621A0587">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587E12D4" w14:textId="261A04A6">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$176,760</w:t>
            </w:r>
          </w:p>
        </w:tc>
        <w:tc>
          <w:tcPr>
            <w:tcW w:w="1725" w:type="dxa"/>
            <w:tcMar>
              <w:top w:w="60" w:type="dxa"/>
              <w:left w:w="105" w:type="dxa"/>
              <w:bottom w:w="60" w:type="dxa"/>
              <w:right w:w="105" w:type="dxa"/>
            </w:tcMar>
            <w:vAlign w:val="center"/>
          </w:tcPr>
          <w:p w:rsidR="6A7B4749" w:rsidP="6A7B4749" w:rsidRDefault="6A7B4749" w14:paraId="4F3D1A6E" w14:textId="6FC9F245">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$222,401</w:t>
            </w:r>
          </w:p>
        </w:tc>
        <w:tc>
          <w:tcPr>
            <w:tcW w:w="1725" w:type="dxa"/>
            <w:tcMar>
              <w:top w:w="60" w:type="dxa"/>
              <w:left w:w="105" w:type="dxa"/>
              <w:bottom w:w="60" w:type="dxa"/>
              <w:right w:w="105" w:type="dxa"/>
            </w:tcMar>
            <w:vAlign w:val="center"/>
          </w:tcPr>
          <w:p w:rsidR="6A7B4749" w:rsidP="6A7B4749" w:rsidRDefault="6A7B4749" w14:paraId="77ACC695" w14:textId="15C085FA">
            <w:pPr>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-$45,642 (95% CI -$126,653 to +$32,158)</w:t>
            </w:r>
          </w:p>
        </w:tc>
        <w:tc>
          <w:tcPr>
            <w:tcW w:w="1725" w:type="dxa"/>
            <w:tcMar>
              <w:top w:w="60" w:type="dxa"/>
              <w:left w:w="105" w:type="dxa"/>
              <w:bottom w:w="60" w:type="dxa"/>
              <w:right w:w="105" w:type="dxa"/>
            </w:tcMar>
            <w:vAlign w:val="center"/>
          </w:tcPr>
          <w:p w:rsidR="6A7B4749" w:rsidP="6A7B4749" w:rsidRDefault="6A7B4749" w14:paraId="50DE1430" w14:textId="061E8217">
            <w:pPr>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0.242</w:t>
            </w:r>
          </w:p>
        </w:tc>
      </w:tr>
    </w:tbl>
    <w:p w:rsidR="4F7B36F8" w:rsidP="6A7B4749" w:rsidRDefault="4F7B36F8" w14:paraId="5B83422B" w14:textId="06E6D792">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5. Total revenue (2022): typical reported dollars by region among organizations that reported positive total revenue.</w:t>
      </w:r>
    </w:p>
    <w:p w:rsidR="4F7B36F8" w:rsidP="6A7B4749" w:rsidRDefault="4F7B36F8" w14:paraId="38DE6DFD" w14:textId="2789A7D4">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240777295" w:id="706759506"/>
      <w:r w:rsidRPr="6A7B4749" w:rsidR="4F7B36F8">
        <w:rPr>
          <w:rFonts w:ascii="Calibri" w:hAnsi="Calibri" w:eastAsia="Calibri" w:cs="Calibri"/>
          <w:b w:val="1"/>
          <w:bCs w:val="1"/>
          <w:i w:val="0"/>
          <w:iCs w:val="0"/>
          <w:caps w:val="0"/>
          <w:smallCaps w:val="0"/>
          <w:noProof w:val="0"/>
          <w:color w:val="1F4E79"/>
          <w:sz w:val="22"/>
          <w:szCs w:val="22"/>
          <w:lang w:val="en-US"/>
        </w:rPr>
        <w:t>Program service revenue</w:t>
      </w:r>
      <w:bookmarkEnd w:id="706759506"/>
    </w:p>
    <w:p w:rsidR="4F7B36F8" w:rsidP="6A7B4749" w:rsidRDefault="4F7B36F8" w14:paraId="56D621A6" w14:textId="3297A97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71278257" wp14:anchorId="62116164">
            <wp:extent cx="6305550" cy="3486150"/>
            <wp:effectExtent l="0" t="0" r="0" b="0"/>
            <wp:docPr id="2104185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185581" name="Picture 2104185581"/>
                    <pic:cNvPicPr/>
                  </pic:nvPicPr>
                  <pic:blipFill>
                    <a:blip xmlns:r="http://schemas.openxmlformats.org/officeDocument/2006/relationships" r:embed="rId169997003">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30455078">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6D7686C0" w14:textId="3223E02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5E6FB534" w14:textId="156BBF6A">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7EE4B0C7" w14:textId="4AE9AB9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06D49BA3" w14:textId="5740EB4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69A2B43A" w14:textId="3DD3787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647BA35A" w14:textId="2B2FBCE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49209750">
        <w:trPr>
          <w:trHeight w:val="300"/>
        </w:trPr>
        <w:tc>
          <w:tcPr>
            <w:tcW w:w="1725" w:type="dxa"/>
            <w:tcMar>
              <w:top w:w="60" w:type="dxa"/>
              <w:left w:w="105" w:type="dxa"/>
              <w:bottom w:w="60" w:type="dxa"/>
              <w:right w:w="105" w:type="dxa"/>
            </w:tcMar>
            <w:vAlign w:val="center"/>
          </w:tcPr>
          <w:p w:rsidR="6A7B4749" w:rsidP="6A7B4749" w:rsidRDefault="6A7B4749" w14:paraId="1C4AAD1E" w14:textId="5F2FCFE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10D86284" w14:textId="4F9EA76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7849E143" w14:textId="38AA0A4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$106,346</w:t>
            </w:r>
          </w:p>
        </w:tc>
        <w:tc>
          <w:tcPr>
            <w:tcW w:w="1725" w:type="dxa"/>
            <w:tcMar>
              <w:top w:w="60" w:type="dxa"/>
              <w:left w:w="105" w:type="dxa"/>
              <w:bottom w:w="60" w:type="dxa"/>
              <w:right w:w="105" w:type="dxa"/>
            </w:tcMar>
            <w:vAlign w:val="center"/>
          </w:tcPr>
          <w:p w:rsidR="6A7B4749" w:rsidP="6A7B4749" w:rsidRDefault="6A7B4749" w14:paraId="6F5EE2C8" w14:textId="6651730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$134,079</w:t>
            </w:r>
          </w:p>
        </w:tc>
        <w:tc>
          <w:tcPr>
            <w:tcW w:w="1725" w:type="dxa"/>
            <w:tcMar>
              <w:top w:w="60" w:type="dxa"/>
              <w:left w:w="105" w:type="dxa"/>
              <w:bottom w:w="60" w:type="dxa"/>
              <w:right w:w="105" w:type="dxa"/>
            </w:tcMar>
            <w:vAlign w:val="center"/>
          </w:tcPr>
          <w:p w:rsidR="6A7B4749" w:rsidP="6A7B4749" w:rsidRDefault="6A7B4749" w14:paraId="14D6C770" w14:textId="1A76367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-$27,733 (95% CI -$96,511 to +$25,161)</w:t>
            </w:r>
          </w:p>
        </w:tc>
        <w:tc>
          <w:tcPr>
            <w:tcW w:w="1725" w:type="dxa"/>
            <w:tcMar>
              <w:top w:w="60" w:type="dxa"/>
              <w:left w:w="105" w:type="dxa"/>
              <w:bottom w:w="60" w:type="dxa"/>
              <w:right w:w="105" w:type="dxa"/>
            </w:tcMar>
            <w:vAlign w:val="center"/>
          </w:tcPr>
          <w:p w:rsidR="6A7B4749" w:rsidP="6A7B4749" w:rsidRDefault="6A7B4749" w14:paraId="05FDA7F4" w14:textId="06F7A85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0.292</w:t>
            </w:r>
          </w:p>
        </w:tc>
      </w:tr>
      <w:tr w:rsidR="6A7B4749" w:rsidTr="6A7B4749" w14:paraId="72702233">
        <w:trPr>
          <w:trHeight w:val="300"/>
        </w:trPr>
        <w:tc>
          <w:tcPr>
            <w:tcW w:w="1725" w:type="dxa"/>
            <w:tcMar>
              <w:top w:w="60" w:type="dxa"/>
              <w:left w:w="105" w:type="dxa"/>
              <w:bottom w:w="60" w:type="dxa"/>
              <w:right w:w="105" w:type="dxa"/>
            </w:tcMar>
            <w:vAlign w:val="center"/>
          </w:tcPr>
          <w:p w:rsidR="6A7B4749" w:rsidP="6A7B4749" w:rsidRDefault="6A7B4749" w14:paraId="010C1CE3" w14:textId="23CA74E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2A8F17A6" w14:textId="786EBDC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43A1A914" w14:textId="71F2440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$106,346</w:t>
            </w:r>
          </w:p>
        </w:tc>
        <w:tc>
          <w:tcPr>
            <w:tcW w:w="1725" w:type="dxa"/>
            <w:tcMar>
              <w:top w:w="60" w:type="dxa"/>
              <w:left w:w="105" w:type="dxa"/>
              <w:bottom w:w="60" w:type="dxa"/>
              <w:right w:w="105" w:type="dxa"/>
            </w:tcMar>
            <w:vAlign w:val="center"/>
          </w:tcPr>
          <w:p w:rsidR="6A7B4749" w:rsidP="6A7B4749" w:rsidRDefault="6A7B4749" w14:paraId="0341EE48" w14:textId="29F71A9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$188,968</w:t>
            </w:r>
          </w:p>
        </w:tc>
        <w:tc>
          <w:tcPr>
            <w:tcW w:w="1725" w:type="dxa"/>
            <w:tcMar>
              <w:top w:w="60" w:type="dxa"/>
              <w:left w:w="105" w:type="dxa"/>
              <w:bottom w:w="60" w:type="dxa"/>
              <w:right w:w="105" w:type="dxa"/>
            </w:tcMar>
            <w:vAlign w:val="center"/>
          </w:tcPr>
          <w:p w:rsidR="6A7B4749" w:rsidP="6A7B4749" w:rsidRDefault="6A7B4749" w14:paraId="6960F0A7" w14:textId="37902544">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-$82,622 (95% CI -$188,223 to +$1,513)</w:t>
            </w:r>
          </w:p>
        </w:tc>
        <w:tc>
          <w:tcPr>
            <w:tcW w:w="1725" w:type="dxa"/>
            <w:tcMar>
              <w:top w:w="60" w:type="dxa"/>
              <w:left w:w="105" w:type="dxa"/>
              <w:bottom w:w="60" w:type="dxa"/>
              <w:right w:w="105" w:type="dxa"/>
            </w:tcMar>
            <w:vAlign w:val="center"/>
          </w:tcPr>
          <w:p w:rsidR="6A7B4749" w:rsidP="6A7B4749" w:rsidRDefault="6A7B4749" w14:paraId="58E11E33" w14:textId="125816D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0.038</w:t>
            </w:r>
          </w:p>
        </w:tc>
      </w:tr>
      <w:tr w:rsidR="6A7B4749" w:rsidTr="6A7B4749" w14:paraId="094E2140">
        <w:trPr>
          <w:trHeight w:val="300"/>
        </w:trPr>
        <w:tc>
          <w:tcPr>
            <w:tcW w:w="1725" w:type="dxa"/>
            <w:tcMar>
              <w:top w:w="60" w:type="dxa"/>
              <w:left w:w="105" w:type="dxa"/>
              <w:bottom w:w="60" w:type="dxa"/>
              <w:right w:w="105" w:type="dxa"/>
            </w:tcMar>
            <w:vAlign w:val="center"/>
          </w:tcPr>
          <w:p w:rsidR="6A7B4749" w:rsidP="6A7B4749" w:rsidRDefault="6A7B4749" w14:paraId="4E22EAD2" w14:textId="4EB8399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6E3C74D4" w14:textId="6FE695D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440A2DE5" w14:textId="1062024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$106,346</w:t>
            </w:r>
          </w:p>
        </w:tc>
        <w:tc>
          <w:tcPr>
            <w:tcW w:w="1725" w:type="dxa"/>
            <w:tcMar>
              <w:top w:w="60" w:type="dxa"/>
              <w:left w:w="105" w:type="dxa"/>
              <w:bottom w:w="60" w:type="dxa"/>
              <w:right w:w="105" w:type="dxa"/>
            </w:tcMar>
            <w:vAlign w:val="center"/>
          </w:tcPr>
          <w:p w:rsidR="6A7B4749" w:rsidP="6A7B4749" w:rsidRDefault="6A7B4749" w14:paraId="1500DFD0" w14:textId="4CC5C4F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$151,055</w:t>
            </w:r>
          </w:p>
        </w:tc>
        <w:tc>
          <w:tcPr>
            <w:tcW w:w="1725" w:type="dxa"/>
            <w:tcMar>
              <w:top w:w="60" w:type="dxa"/>
              <w:left w:w="105" w:type="dxa"/>
              <w:bottom w:w="60" w:type="dxa"/>
              <w:right w:w="105" w:type="dxa"/>
            </w:tcMar>
            <w:vAlign w:val="center"/>
          </w:tcPr>
          <w:p w:rsidR="6A7B4749" w:rsidP="6A7B4749" w:rsidRDefault="6A7B4749" w14:paraId="2E8BB0EE" w14:textId="7779DAB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-$44,709 (95% CI -$114,440 to +$6,707)</w:t>
            </w:r>
          </w:p>
        </w:tc>
        <w:tc>
          <w:tcPr>
            <w:tcW w:w="1725" w:type="dxa"/>
            <w:tcMar>
              <w:top w:w="60" w:type="dxa"/>
              <w:left w:w="105" w:type="dxa"/>
              <w:bottom w:w="60" w:type="dxa"/>
              <w:right w:w="105" w:type="dxa"/>
            </w:tcMar>
            <w:vAlign w:val="center"/>
          </w:tcPr>
          <w:p w:rsidR="6A7B4749" w:rsidP="6A7B4749" w:rsidRDefault="6A7B4749" w14:paraId="770B5721" w14:textId="3AF6E90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0.089</w:t>
            </w:r>
          </w:p>
        </w:tc>
      </w:tr>
      <w:tr w:rsidR="6A7B4749" w:rsidTr="6A7B4749" w14:paraId="04D771C5">
        <w:trPr>
          <w:trHeight w:val="300"/>
        </w:trPr>
        <w:tc>
          <w:tcPr>
            <w:tcW w:w="1725" w:type="dxa"/>
            <w:tcMar>
              <w:top w:w="60" w:type="dxa"/>
              <w:left w:w="105" w:type="dxa"/>
              <w:bottom w:w="60" w:type="dxa"/>
              <w:right w:w="105" w:type="dxa"/>
            </w:tcMar>
            <w:vAlign w:val="center"/>
          </w:tcPr>
          <w:p w:rsidR="6A7B4749" w:rsidP="6A7B4749" w:rsidRDefault="6A7B4749" w14:paraId="77C871CC" w14:textId="628984C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0149870D" w14:textId="3B9FCFF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0A16C380" w14:textId="2FA9154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$106,346</w:t>
            </w:r>
          </w:p>
        </w:tc>
        <w:tc>
          <w:tcPr>
            <w:tcW w:w="1725" w:type="dxa"/>
            <w:tcMar>
              <w:top w:w="60" w:type="dxa"/>
              <w:left w:w="105" w:type="dxa"/>
              <w:bottom w:w="60" w:type="dxa"/>
              <w:right w:w="105" w:type="dxa"/>
            </w:tcMar>
            <w:vAlign w:val="center"/>
          </w:tcPr>
          <w:p w:rsidR="6A7B4749" w:rsidP="6A7B4749" w:rsidRDefault="6A7B4749" w14:paraId="52CA3738" w14:textId="0574510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$140,091</w:t>
            </w:r>
          </w:p>
        </w:tc>
        <w:tc>
          <w:tcPr>
            <w:tcW w:w="1725" w:type="dxa"/>
            <w:tcMar>
              <w:top w:w="60" w:type="dxa"/>
              <w:left w:w="105" w:type="dxa"/>
              <w:bottom w:w="60" w:type="dxa"/>
              <w:right w:w="105" w:type="dxa"/>
            </w:tcMar>
            <w:vAlign w:val="center"/>
          </w:tcPr>
          <w:p w:rsidR="6A7B4749" w:rsidP="6A7B4749" w:rsidRDefault="6A7B4749" w14:paraId="48B745DF" w14:textId="712325D0">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-$33,745 (95% CI -$91,143 to +$18,223)</w:t>
            </w:r>
          </w:p>
        </w:tc>
        <w:tc>
          <w:tcPr>
            <w:tcW w:w="1725" w:type="dxa"/>
            <w:tcMar>
              <w:top w:w="60" w:type="dxa"/>
              <w:left w:w="105" w:type="dxa"/>
              <w:bottom w:w="60" w:type="dxa"/>
              <w:right w:w="105" w:type="dxa"/>
            </w:tcMar>
            <w:vAlign w:val="center"/>
          </w:tcPr>
          <w:p w:rsidR="6A7B4749" w:rsidP="6A7B4749" w:rsidRDefault="6A7B4749" w14:paraId="3D1AD1A9" w14:textId="1A29A42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0.175</w:t>
            </w:r>
          </w:p>
        </w:tc>
      </w:tr>
    </w:tbl>
    <w:p w:rsidR="4F7B36F8" w:rsidP="6A7B4749" w:rsidRDefault="4F7B36F8" w14:paraId="344C7086" w14:textId="352CF888">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6. Program service revenue (2022): typical reported dollars by region among organizations that reported positive program service revenue.</w:t>
      </w:r>
    </w:p>
    <w:p w:rsidR="4F7B36F8" w:rsidP="6A7B4749" w:rsidRDefault="4F7B36F8" w14:paraId="4C743676" w14:textId="37D75001">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588299571" w:id="2124730901"/>
      <w:r w:rsidRPr="6A7B4749" w:rsidR="4F7B36F8">
        <w:rPr>
          <w:rFonts w:ascii="Calibri" w:hAnsi="Calibri" w:eastAsia="Calibri" w:cs="Calibri"/>
          <w:b w:val="1"/>
          <w:bCs w:val="1"/>
          <w:i w:val="0"/>
          <w:iCs w:val="0"/>
          <w:caps w:val="0"/>
          <w:smallCaps w:val="0"/>
          <w:noProof w:val="0"/>
          <w:color w:val="1F4E79"/>
          <w:sz w:val="22"/>
          <w:szCs w:val="22"/>
          <w:lang w:val="en-US"/>
        </w:rPr>
        <w:t>Total contributions</w:t>
      </w:r>
      <w:bookmarkEnd w:id="2124730901"/>
    </w:p>
    <w:p w:rsidR="4F7B36F8" w:rsidP="6A7B4749" w:rsidRDefault="4F7B36F8" w14:paraId="46F6AF63" w14:textId="702C9A3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03403133" wp14:anchorId="5F9DC69F">
            <wp:extent cx="6305550" cy="3486150"/>
            <wp:effectExtent l="0" t="0" r="0" b="0"/>
            <wp:docPr id="1737455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455326" name="Picture 1737455326"/>
                    <pic:cNvPicPr/>
                  </pic:nvPicPr>
                  <pic:blipFill>
                    <a:blip xmlns:r="http://schemas.openxmlformats.org/officeDocument/2006/relationships" r:embed="rId1316651565">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3BCB28FD">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492E0200" w14:textId="0F1CB0E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6AED80F6" w14:textId="0017232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10185050" w14:textId="6DBF683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6EACE52E" w14:textId="4CBBD66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1F9A039F" w14:textId="5BCAE74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7CDEBF03" w14:textId="07FE85B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06F4AC7B">
        <w:trPr>
          <w:trHeight w:val="300"/>
        </w:trPr>
        <w:tc>
          <w:tcPr>
            <w:tcW w:w="1725" w:type="dxa"/>
            <w:tcMar>
              <w:top w:w="60" w:type="dxa"/>
              <w:left w:w="105" w:type="dxa"/>
              <w:bottom w:w="60" w:type="dxa"/>
              <w:right w:w="105" w:type="dxa"/>
            </w:tcMar>
            <w:vAlign w:val="center"/>
          </w:tcPr>
          <w:p w:rsidR="6A7B4749" w:rsidP="6A7B4749" w:rsidRDefault="6A7B4749" w14:paraId="44C081E7" w14:textId="2B3471C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41C9F342" w14:textId="2524E500">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2124E6B1" w14:textId="129E73C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$110,308</w:t>
            </w:r>
          </w:p>
        </w:tc>
        <w:tc>
          <w:tcPr>
            <w:tcW w:w="1725" w:type="dxa"/>
            <w:tcMar>
              <w:top w:w="60" w:type="dxa"/>
              <w:left w:w="105" w:type="dxa"/>
              <w:bottom w:w="60" w:type="dxa"/>
              <w:right w:w="105" w:type="dxa"/>
            </w:tcMar>
            <w:vAlign w:val="center"/>
          </w:tcPr>
          <w:p w:rsidR="6A7B4749" w:rsidP="6A7B4749" w:rsidRDefault="6A7B4749" w14:paraId="5175F8C9" w14:textId="7FC9835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$143,479</w:t>
            </w:r>
          </w:p>
        </w:tc>
        <w:tc>
          <w:tcPr>
            <w:tcW w:w="1725" w:type="dxa"/>
            <w:tcMar>
              <w:top w:w="60" w:type="dxa"/>
              <w:left w:w="105" w:type="dxa"/>
              <w:bottom w:w="60" w:type="dxa"/>
              <w:right w:w="105" w:type="dxa"/>
            </w:tcMar>
            <w:vAlign w:val="center"/>
          </w:tcPr>
          <w:p w:rsidR="6A7B4749" w:rsidP="6A7B4749" w:rsidRDefault="6A7B4749" w14:paraId="7473BE2E" w14:textId="035516C9">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-$33,171 (95% CI -$85,280 to +$16,324)</w:t>
            </w:r>
          </w:p>
        </w:tc>
        <w:tc>
          <w:tcPr>
            <w:tcW w:w="1725" w:type="dxa"/>
            <w:tcMar>
              <w:top w:w="60" w:type="dxa"/>
              <w:left w:w="105" w:type="dxa"/>
              <w:bottom w:w="60" w:type="dxa"/>
              <w:right w:w="105" w:type="dxa"/>
            </w:tcMar>
            <w:vAlign w:val="center"/>
          </w:tcPr>
          <w:p w:rsidR="6A7B4749" w:rsidP="6A7B4749" w:rsidRDefault="6A7B4749" w14:paraId="60C3C667" w14:textId="0D664B5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0.161</w:t>
            </w:r>
          </w:p>
        </w:tc>
      </w:tr>
      <w:tr w:rsidR="6A7B4749" w:rsidTr="6A7B4749" w14:paraId="34B856D5">
        <w:trPr>
          <w:trHeight w:val="300"/>
        </w:trPr>
        <w:tc>
          <w:tcPr>
            <w:tcW w:w="1725" w:type="dxa"/>
            <w:tcMar>
              <w:top w:w="60" w:type="dxa"/>
              <w:left w:w="105" w:type="dxa"/>
              <w:bottom w:w="60" w:type="dxa"/>
              <w:right w:w="105" w:type="dxa"/>
            </w:tcMar>
            <w:vAlign w:val="center"/>
          </w:tcPr>
          <w:p w:rsidR="6A7B4749" w:rsidP="6A7B4749" w:rsidRDefault="6A7B4749" w14:paraId="50F085C4" w14:textId="167C6B3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076B15D7" w14:textId="7694CEE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3891C315" w14:textId="4DDD5F6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$110,308</w:t>
            </w:r>
          </w:p>
        </w:tc>
        <w:tc>
          <w:tcPr>
            <w:tcW w:w="1725" w:type="dxa"/>
            <w:tcMar>
              <w:top w:w="60" w:type="dxa"/>
              <w:left w:w="105" w:type="dxa"/>
              <w:bottom w:w="60" w:type="dxa"/>
              <w:right w:w="105" w:type="dxa"/>
            </w:tcMar>
            <w:vAlign w:val="center"/>
          </w:tcPr>
          <w:p w:rsidR="6A7B4749" w:rsidP="6A7B4749" w:rsidRDefault="6A7B4749" w14:paraId="7AC3667C" w14:textId="210207A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$141,210</w:t>
            </w:r>
          </w:p>
        </w:tc>
        <w:tc>
          <w:tcPr>
            <w:tcW w:w="1725" w:type="dxa"/>
            <w:tcMar>
              <w:top w:w="60" w:type="dxa"/>
              <w:left w:w="105" w:type="dxa"/>
              <w:bottom w:w="60" w:type="dxa"/>
              <w:right w:w="105" w:type="dxa"/>
            </w:tcMar>
            <w:vAlign w:val="center"/>
          </w:tcPr>
          <w:p w:rsidR="6A7B4749" w:rsidP="6A7B4749" w:rsidRDefault="6A7B4749" w14:paraId="5218BF25" w14:textId="52C7E66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-$30,902 (95% CI -$95,512 to +$14,239)</w:t>
            </w:r>
          </w:p>
        </w:tc>
        <w:tc>
          <w:tcPr>
            <w:tcW w:w="1725" w:type="dxa"/>
            <w:tcMar>
              <w:top w:w="60" w:type="dxa"/>
              <w:left w:w="105" w:type="dxa"/>
              <w:bottom w:w="60" w:type="dxa"/>
              <w:right w:w="105" w:type="dxa"/>
            </w:tcMar>
            <w:vAlign w:val="center"/>
          </w:tcPr>
          <w:p w:rsidR="6A7B4749" w:rsidP="6A7B4749" w:rsidRDefault="6A7B4749" w14:paraId="051975AA" w14:textId="3FCF16D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0.224</w:t>
            </w:r>
          </w:p>
        </w:tc>
      </w:tr>
      <w:tr w:rsidR="6A7B4749" w:rsidTr="6A7B4749" w14:paraId="5D7DFC75">
        <w:trPr>
          <w:trHeight w:val="300"/>
        </w:trPr>
        <w:tc>
          <w:tcPr>
            <w:tcW w:w="1725" w:type="dxa"/>
            <w:tcMar>
              <w:top w:w="60" w:type="dxa"/>
              <w:left w:w="105" w:type="dxa"/>
              <w:bottom w:w="60" w:type="dxa"/>
              <w:right w:w="105" w:type="dxa"/>
            </w:tcMar>
            <w:vAlign w:val="center"/>
          </w:tcPr>
          <w:p w:rsidR="6A7B4749" w:rsidP="6A7B4749" w:rsidRDefault="6A7B4749" w14:paraId="720E6E18" w14:textId="01ED08C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56B41745" w14:textId="2DDD919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419DBFA8" w14:textId="5BE27A5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$110,308</w:t>
            </w:r>
          </w:p>
        </w:tc>
        <w:tc>
          <w:tcPr>
            <w:tcW w:w="1725" w:type="dxa"/>
            <w:tcMar>
              <w:top w:w="60" w:type="dxa"/>
              <w:left w:w="105" w:type="dxa"/>
              <w:bottom w:w="60" w:type="dxa"/>
              <w:right w:w="105" w:type="dxa"/>
            </w:tcMar>
            <w:vAlign w:val="center"/>
          </w:tcPr>
          <w:p w:rsidR="6A7B4749" w:rsidP="6A7B4749" w:rsidRDefault="6A7B4749" w14:paraId="02568EF5" w14:textId="508F276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$100,000</w:t>
            </w:r>
          </w:p>
        </w:tc>
        <w:tc>
          <w:tcPr>
            <w:tcW w:w="1725" w:type="dxa"/>
            <w:tcMar>
              <w:top w:w="60" w:type="dxa"/>
              <w:left w:w="105" w:type="dxa"/>
              <w:bottom w:w="60" w:type="dxa"/>
              <w:right w:w="105" w:type="dxa"/>
            </w:tcMar>
            <w:vAlign w:val="center"/>
          </w:tcPr>
          <w:p w:rsidR="6A7B4749" w:rsidP="6A7B4749" w:rsidRDefault="6A7B4749" w14:paraId="590DC2D0" w14:textId="7C2AE2E0">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+$10,308 (95% CI -$20,952 to +$41,476)</w:t>
            </w:r>
          </w:p>
        </w:tc>
        <w:tc>
          <w:tcPr>
            <w:tcW w:w="1725" w:type="dxa"/>
            <w:tcMar>
              <w:top w:w="60" w:type="dxa"/>
              <w:left w:w="105" w:type="dxa"/>
              <w:bottom w:w="60" w:type="dxa"/>
              <w:right w:w="105" w:type="dxa"/>
            </w:tcMar>
            <w:vAlign w:val="center"/>
          </w:tcPr>
          <w:p w:rsidR="6A7B4749" w:rsidP="6A7B4749" w:rsidRDefault="6A7B4749" w14:paraId="36810DD4" w14:textId="3A010B0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0.448</w:t>
            </w:r>
          </w:p>
        </w:tc>
      </w:tr>
      <w:tr w:rsidR="6A7B4749" w:rsidTr="6A7B4749" w14:paraId="3292D1A4">
        <w:trPr>
          <w:trHeight w:val="300"/>
        </w:trPr>
        <w:tc>
          <w:tcPr>
            <w:tcW w:w="1725" w:type="dxa"/>
            <w:tcMar>
              <w:top w:w="60" w:type="dxa"/>
              <w:left w:w="105" w:type="dxa"/>
              <w:bottom w:w="60" w:type="dxa"/>
              <w:right w:w="105" w:type="dxa"/>
            </w:tcMar>
            <w:vAlign w:val="center"/>
          </w:tcPr>
          <w:p w:rsidR="6A7B4749" w:rsidP="6A7B4749" w:rsidRDefault="6A7B4749" w14:paraId="7801C14C" w14:textId="18ADEBD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14980C01" w14:textId="163A1FBB">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1A111B31" w14:textId="104C100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$110,308</w:t>
            </w:r>
          </w:p>
        </w:tc>
        <w:tc>
          <w:tcPr>
            <w:tcW w:w="1725" w:type="dxa"/>
            <w:tcMar>
              <w:top w:w="60" w:type="dxa"/>
              <w:left w:w="105" w:type="dxa"/>
              <w:bottom w:w="60" w:type="dxa"/>
              <w:right w:w="105" w:type="dxa"/>
            </w:tcMar>
            <w:vAlign w:val="center"/>
          </w:tcPr>
          <w:p w:rsidR="6A7B4749" w:rsidP="6A7B4749" w:rsidRDefault="6A7B4749" w14:paraId="3F74D6AE" w14:textId="0A65BEB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$129,864</w:t>
            </w:r>
          </w:p>
        </w:tc>
        <w:tc>
          <w:tcPr>
            <w:tcW w:w="1725" w:type="dxa"/>
            <w:tcMar>
              <w:top w:w="60" w:type="dxa"/>
              <w:left w:w="105" w:type="dxa"/>
              <w:bottom w:w="60" w:type="dxa"/>
              <w:right w:w="105" w:type="dxa"/>
            </w:tcMar>
            <w:vAlign w:val="center"/>
          </w:tcPr>
          <w:p w:rsidR="6A7B4749" w:rsidP="6A7B4749" w:rsidRDefault="6A7B4749" w14:paraId="4CBA13FE" w14:textId="0E7D0CF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-$19,556 (95% CI -$95,775 to +$26,776)</w:t>
            </w:r>
          </w:p>
        </w:tc>
        <w:tc>
          <w:tcPr>
            <w:tcW w:w="1725" w:type="dxa"/>
            <w:tcMar>
              <w:top w:w="60" w:type="dxa"/>
              <w:left w:w="105" w:type="dxa"/>
              <w:bottom w:w="60" w:type="dxa"/>
              <w:right w:w="105" w:type="dxa"/>
            </w:tcMar>
            <w:vAlign w:val="center"/>
          </w:tcPr>
          <w:p w:rsidR="6A7B4749" w:rsidP="6A7B4749" w:rsidRDefault="6A7B4749" w14:paraId="2E5501B5" w14:textId="5A063BC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0.309</w:t>
            </w:r>
          </w:p>
        </w:tc>
      </w:tr>
    </w:tbl>
    <w:p w:rsidR="4F7B36F8" w:rsidP="6A7B4749" w:rsidRDefault="4F7B36F8" w14:paraId="78A67F15" w14:textId="6E66335C">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7. Total contributions (2022): typical reported dollars by region among organizations that reported positive total contributions.</w:t>
      </w:r>
    </w:p>
    <w:p w:rsidR="4F7B36F8" w:rsidP="6A7B4749" w:rsidRDefault="4F7B36F8" w14:paraId="39707A80" w14:textId="44DF4D68">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808586841" w:id="1323852740"/>
      <w:r w:rsidRPr="6A7B4749" w:rsidR="4F7B36F8">
        <w:rPr>
          <w:rFonts w:ascii="Calibri" w:hAnsi="Calibri" w:eastAsia="Calibri" w:cs="Calibri"/>
          <w:b w:val="1"/>
          <w:bCs w:val="1"/>
          <w:i w:val="0"/>
          <w:iCs w:val="0"/>
          <w:caps w:val="0"/>
          <w:smallCaps w:val="0"/>
          <w:noProof w:val="0"/>
          <w:color w:val="1F4E79"/>
          <w:sz w:val="22"/>
          <w:szCs w:val="22"/>
          <w:lang w:val="en-US"/>
        </w:rPr>
        <w:t>Government grants received</w:t>
      </w:r>
      <w:bookmarkEnd w:id="1323852740"/>
    </w:p>
    <w:p w:rsidR="4F7B36F8" w:rsidP="6A7B4749" w:rsidRDefault="4F7B36F8" w14:paraId="5395F7B7" w14:textId="579716BF">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281CC4CA" wp14:anchorId="2900E363">
            <wp:extent cx="6305550" cy="3486150"/>
            <wp:effectExtent l="0" t="0" r="0" b="0"/>
            <wp:docPr id="529764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764374" name="Picture 529764374"/>
                    <pic:cNvPicPr/>
                  </pic:nvPicPr>
                  <pic:blipFill>
                    <a:blip xmlns:r="http://schemas.openxmlformats.org/officeDocument/2006/relationships" r:embed="rId106809815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65DE29A4">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7596C874" w14:textId="16FC8ED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4CC8A309" w14:textId="7355A3F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476F8F24" w14:textId="063B8C5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252C9148" w14:textId="74D99E0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27308AE4" w14:textId="04A2E15A">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07CCE90C" w14:textId="3208B0C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5616BD90">
        <w:trPr>
          <w:trHeight w:val="300"/>
        </w:trPr>
        <w:tc>
          <w:tcPr>
            <w:tcW w:w="1725" w:type="dxa"/>
            <w:tcMar>
              <w:top w:w="60" w:type="dxa"/>
              <w:left w:w="105" w:type="dxa"/>
              <w:bottom w:w="60" w:type="dxa"/>
              <w:right w:w="105" w:type="dxa"/>
            </w:tcMar>
            <w:vAlign w:val="center"/>
          </w:tcPr>
          <w:p w:rsidR="6A7B4749" w:rsidP="6A7B4749" w:rsidRDefault="6A7B4749" w14:paraId="198B4D9D" w14:textId="702F047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4CB399D5" w14:textId="2B598F9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347FCEC1" w14:textId="6C59F0B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$163,367</w:t>
            </w:r>
          </w:p>
        </w:tc>
        <w:tc>
          <w:tcPr>
            <w:tcW w:w="1725" w:type="dxa"/>
            <w:tcMar>
              <w:top w:w="60" w:type="dxa"/>
              <w:left w:w="105" w:type="dxa"/>
              <w:bottom w:w="60" w:type="dxa"/>
              <w:right w:w="105" w:type="dxa"/>
            </w:tcMar>
            <w:vAlign w:val="center"/>
          </w:tcPr>
          <w:p w:rsidR="6A7B4749" w:rsidP="6A7B4749" w:rsidRDefault="6A7B4749" w14:paraId="63BF8444" w14:textId="05271A6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$274,793</w:t>
            </w:r>
          </w:p>
        </w:tc>
        <w:tc>
          <w:tcPr>
            <w:tcW w:w="1725" w:type="dxa"/>
            <w:tcMar>
              <w:top w:w="60" w:type="dxa"/>
              <w:left w:w="105" w:type="dxa"/>
              <w:bottom w:w="60" w:type="dxa"/>
              <w:right w:w="105" w:type="dxa"/>
            </w:tcMar>
            <w:vAlign w:val="center"/>
          </w:tcPr>
          <w:p w:rsidR="6A7B4749" w:rsidP="6A7B4749" w:rsidRDefault="6A7B4749" w14:paraId="22DE4776" w14:textId="3DCE95A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-$111,426 (95% CI -$345,341 to +$7,163)</w:t>
            </w:r>
          </w:p>
        </w:tc>
        <w:tc>
          <w:tcPr>
            <w:tcW w:w="1725" w:type="dxa"/>
            <w:tcMar>
              <w:top w:w="60" w:type="dxa"/>
              <w:left w:w="105" w:type="dxa"/>
              <w:bottom w:w="60" w:type="dxa"/>
              <w:right w:w="105" w:type="dxa"/>
            </w:tcMar>
            <w:vAlign w:val="center"/>
          </w:tcPr>
          <w:p w:rsidR="6A7B4749" w:rsidP="6A7B4749" w:rsidRDefault="6A7B4749" w14:paraId="20A78B48" w14:textId="629D092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0.043</w:t>
            </w:r>
          </w:p>
        </w:tc>
      </w:tr>
      <w:tr w:rsidR="6A7B4749" w:rsidTr="6A7B4749" w14:paraId="2D056C7F">
        <w:trPr>
          <w:trHeight w:val="300"/>
        </w:trPr>
        <w:tc>
          <w:tcPr>
            <w:tcW w:w="1725" w:type="dxa"/>
            <w:tcMar>
              <w:top w:w="60" w:type="dxa"/>
              <w:left w:w="105" w:type="dxa"/>
              <w:bottom w:w="60" w:type="dxa"/>
              <w:right w:w="105" w:type="dxa"/>
            </w:tcMar>
            <w:vAlign w:val="center"/>
          </w:tcPr>
          <w:p w:rsidR="6A7B4749" w:rsidP="6A7B4749" w:rsidRDefault="6A7B4749" w14:paraId="46B6F4A2" w14:textId="1C158FC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351C7268" w14:textId="1495D3C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732C791D" w14:textId="73FF7AF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$163,367</w:t>
            </w:r>
          </w:p>
        </w:tc>
        <w:tc>
          <w:tcPr>
            <w:tcW w:w="1725" w:type="dxa"/>
            <w:tcMar>
              <w:top w:w="60" w:type="dxa"/>
              <w:left w:w="105" w:type="dxa"/>
              <w:bottom w:w="60" w:type="dxa"/>
              <w:right w:w="105" w:type="dxa"/>
            </w:tcMar>
            <w:vAlign w:val="center"/>
          </w:tcPr>
          <w:p w:rsidR="6A7B4749" w:rsidP="6A7B4749" w:rsidRDefault="6A7B4749" w14:paraId="711ADA75" w14:textId="4C09743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$468,152</w:t>
            </w:r>
          </w:p>
        </w:tc>
        <w:tc>
          <w:tcPr>
            <w:tcW w:w="1725" w:type="dxa"/>
            <w:tcMar>
              <w:top w:w="60" w:type="dxa"/>
              <w:left w:w="105" w:type="dxa"/>
              <w:bottom w:w="60" w:type="dxa"/>
              <w:right w:w="105" w:type="dxa"/>
            </w:tcMar>
            <w:vAlign w:val="center"/>
          </w:tcPr>
          <w:p w:rsidR="6A7B4749" w:rsidP="6A7B4749" w:rsidRDefault="6A7B4749" w14:paraId="5CD6AC37" w14:textId="339448F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-$304,785 (95% CI -$817,302 to -$131,168)</w:t>
            </w:r>
          </w:p>
        </w:tc>
        <w:tc>
          <w:tcPr>
            <w:tcW w:w="1725" w:type="dxa"/>
            <w:tcMar>
              <w:top w:w="60" w:type="dxa"/>
              <w:left w:w="105" w:type="dxa"/>
              <w:bottom w:w="60" w:type="dxa"/>
              <w:right w:w="105" w:type="dxa"/>
            </w:tcMar>
            <w:vAlign w:val="center"/>
          </w:tcPr>
          <w:p w:rsidR="6A7B4749" w:rsidP="6A7B4749" w:rsidRDefault="6A7B4749" w14:paraId="154E1529" w14:textId="6E241C9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0.003</w:t>
            </w:r>
          </w:p>
        </w:tc>
      </w:tr>
      <w:tr w:rsidR="6A7B4749" w:rsidTr="6A7B4749" w14:paraId="314F20D3">
        <w:trPr>
          <w:trHeight w:val="300"/>
        </w:trPr>
        <w:tc>
          <w:tcPr>
            <w:tcW w:w="1725" w:type="dxa"/>
            <w:tcMar>
              <w:top w:w="60" w:type="dxa"/>
              <w:left w:w="105" w:type="dxa"/>
              <w:bottom w:w="60" w:type="dxa"/>
              <w:right w:w="105" w:type="dxa"/>
            </w:tcMar>
            <w:vAlign w:val="center"/>
          </w:tcPr>
          <w:p w:rsidR="6A7B4749" w:rsidP="6A7B4749" w:rsidRDefault="6A7B4749" w14:paraId="7EBD25C2" w14:textId="3E4E4E4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58B63E29" w14:textId="5CF326A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14858068" w14:textId="241903E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$163,367</w:t>
            </w:r>
          </w:p>
        </w:tc>
        <w:tc>
          <w:tcPr>
            <w:tcW w:w="1725" w:type="dxa"/>
            <w:tcMar>
              <w:top w:w="60" w:type="dxa"/>
              <w:left w:w="105" w:type="dxa"/>
              <w:bottom w:w="60" w:type="dxa"/>
              <w:right w:w="105" w:type="dxa"/>
            </w:tcMar>
            <w:vAlign w:val="center"/>
          </w:tcPr>
          <w:p w:rsidR="6A7B4749" w:rsidP="6A7B4749" w:rsidRDefault="6A7B4749" w14:paraId="40B9C43E" w14:textId="07E112F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$204,951</w:t>
            </w:r>
          </w:p>
        </w:tc>
        <w:tc>
          <w:tcPr>
            <w:tcW w:w="1725" w:type="dxa"/>
            <w:tcMar>
              <w:top w:w="60" w:type="dxa"/>
              <w:left w:w="105" w:type="dxa"/>
              <w:bottom w:w="60" w:type="dxa"/>
              <w:right w:w="105" w:type="dxa"/>
            </w:tcMar>
            <w:vAlign w:val="center"/>
          </w:tcPr>
          <w:p w:rsidR="6A7B4749" w:rsidP="6A7B4749" w:rsidRDefault="6A7B4749" w14:paraId="62A21BA9" w14:textId="414160FF">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-$41,584 (95% CI -$156,414 to +$89,266)</w:t>
            </w:r>
          </w:p>
        </w:tc>
        <w:tc>
          <w:tcPr>
            <w:tcW w:w="1725" w:type="dxa"/>
            <w:tcMar>
              <w:top w:w="60" w:type="dxa"/>
              <w:left w:w="105" w:type="dxa"/>
              <w:bottom w:w="60" w:type="dxa"/>
              <w:right w:w="105" w:type="dxa"/>
            </w:tcMar>
            <w:vAlign w:val="center"/>
          </w:tcPr>
          <w:p w:rsidR="6A7B4749" w:rsidP="6A7B4749" w:rsidRDefault="6A7B4749" w14:paraId="354164BF" w14:textId="6FF19FA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0.507</w:t>
            </w:r>
          </w:p>
        </w:tc>
      </w:tr>
      <w:tr w:rsidR="6A7B4749" w:rsidTr="6A7B4749" w14:paraId="6206F5CB">
        <w:trPr>
          <w:trHeight w:val="300"/>
        </w:trPr>
        <w:tc>
          <w:tcPr>
            <w:tcW w:w="1725" w:type="dxa"/>
            <w:tcMar>
              <w:top w:w="60" w:type="dxa"/>
              <w:left w:w="105" w:type="dxa"/>
              <w:bottom w:w="60" w:type="dxa"/>
              <w:right w:w="105" w:type="dxa"/>
            </w:tcMar>
            <w:vAlign w:val="center"/>
          </w:tcPr>
          <w:p w:rsidR="6A7B4749" w:rsidP="6A7B4749" w:rsidRDefault="6A7B4749" w14:paraId="30830299" w14:textId="03F1675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3FC39460" w14:textId="2C6F3D1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6DA49E22" w14:textId="5BFE08F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$163,367</w:t>
            </w:r>
          </w:p>
        </w:tc>
        <w:tc>
          <w:tcPr>
            <w:tcW w:w="1725" w:type="dxa"/>
            <w:tcMar>
              <w:top w:w="60" w:type="dxa"/>
              <w:left w:w="105" w:type="dxa"/>
              <w:bottom w:w="60" w:type="dxa"/>
              <w:right w:w="105" w:type="dxa"/>
            </w:tcMar>
            <w:vAlign w:val="center"/>
          </w:tcPr>
          <w:p w:rsidR="6A7B4749" w:rsidP="6A7B4749" w:rsidRDefault="6A7B4749" w14:paraId="4B443E42" w14:textId="0269C94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$216,446</w:t>
            </w:r>
          </w:p>
        </w:tc>
        <w:tc>
          <w:tcPr>
            <w:tcW w:w="1725" w:type="dxa"/>
            <w:tcMar>
              <w:top w:w="60" w:type="dxa"/>
              <w:left w:w="105" w:type="dxa"/>
              <w:bottom w:w="60" w:type="dxa"/>
              <w:right w:w="105" w:type="dxa"/>
            </w:tcMar>
            <w:vAlign w:val="center"/>
          </w:tcPr>
          <w:p w:rsidR="6A7B4749" w:rsidP="6A7B4749" w:rsidRDefault="6A7B4749" w14:paraId="4BD1EA11" w14:textId="4D8C1EF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-$53,078 (95% CI -$292,032 to +$26,850)</w:t>
            </w:r>
          </w:p>
        </w:tc>
        <w:tc>
          <w:tcPr>
            <w:tcW w:w="1725" w:type="dxa"/>
            <w:tcMar>
              <w:top w:w="60" w:type="dxa"/>
              <w:left w:w="105" w:type="dxa"/>
              <w:bottom w:w="60" w:type="dxa"/>
              <w:right w:w="105" w:type="dxa"/>
            </w:tcMar>
            <w:vAlign w:val="center"/>
          </w:tcPr>
          <w:p w:rsidR="6A7B4749" w:rsidP="6A7B4749" w:rsidRDefault="6A7B4749" w14:paraId="591E1DF4" w14:textId="316C0C1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0.197</w:t>
            </w:r>
          </w:p>
        </w:tc>
      </w:tr>
    </w:tbl>
    <w:p w:rsidR="4F7B36F8" w:rsidP="6A7B4749" w:rsidRDefault="4F7B36F8" w14:paraId="5C0D6AFC" w14:textId="63BB804E">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8. Government grants received (2022): typical reported dollars by region among organizations that reported positive government grants.</w:t>
      </w:r>
    </w:p>
    <w:p w:rsidR="4F7B36F8" w:rsidP="6A7B4749" w:rsidRDefault="4F7B36F8" w14:paraId="371635D1" w14:textId="2E1551C9">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1815023773" w:id="100066802"/>
      <w:r w:rsidRPr="6A7B4749" w:rsidR="4F7B36F8">
        <w:rPr>
          <w:rFonts w:ascii="Calibri" w:hAnsi="Calibri" w:eastAsia="Calibri" w:cs="Calibri"/>
          <w:b w:val="1"/>
          <w:bCs w:val="1"/>
          <w:i w:val="0"/>
          <w:iCs w:val="0"/>
          <w:caps w:val="0"/>
          <w:smallCaps w:val="0"/>
          <w:noProof w:val="0"/>
          <w:color w:val="1F4E79"/>
          <w:sz w:val="22"/>
          <w:szCs w:val="22"/>
          <w:lang w:val="en-US"/>
        </w:rPr>
        <w:t>Federated campaign contributions</w:t>
      </w:r>
      <w:bookmarkEnd w:id="100066802"/>
    </w:p>
    <w:p w:rsidR="4F7B36F8" w:rsidP="6A7B4749" w:rsidRDefault="4F7B36F8" w14:paraId="134E5137" w14:textId="1C3EECFF">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48F333FB" wp14:anchorId="057A53F2">
            <wp:extent cx="6305550" cy="3486150"/>
            <wp:effectExtent l="0" t="0" r="0" b="0"/>
            <wp:docPr id="69140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403392" name="Picture 691403392"/>
                    <pic:cNvPicPr/>
                  </pic:nvPicPr>
                  <pic:blipFill>
                    <a:blip xmlns:r="http://schemas.openxmlformats.org/officeDocument/2006/relationships" r:embed="rId149985838">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15B3793A">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001A935D" w14:textId="3B84C71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13896AD2" w14:textId="23C37E24">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3EE950E4" w14:textId="2150D3F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0631BC69" w14:textId="63EFFD6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76714DEE" w14:textId="551CE02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3D38F595" w14:textId="76AD936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262A0696">
        <w:trPr>
          <w:trHeight w:val="300"/>
        </w:trPr>
        <w:tc>
          <w:tcPr>
            <w:tcW w:w="1725" w:type="dxa"/>
            <w:tcMar>
              <w:top w:w="60" w:type="dxa"/>
              <w:left w:w="105" w:type="dxa"/>
              <w:bottom w:w="60" w:type="dxa"/>
              <w:right w:w="105" w:type="dxa"/>
            </w:tcMar>
            <w:vAlign w:val="center"/>
          </w:tcPr>
          <w:p w:rsidR="6A7B4749" w:rsidP="6A7B4749" w:rsidRDefault="6A7B4749" w14:paraId="76653EE5" w14:textId="73131C2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3AD31DFC" w14:textId="3FD08A6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15694A75" w14:textId="33A9AA2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$30,096</w:t>
            </w:r>
          </w:p>
        </w:tc>
        <w:tc>
          <w:tcPr>
            <w:tcW w:w="1725" w:type="dxa"/>
            <w:tcMar>
              <w:top w:w="60" w:type="dxa"/>
              <w:left w:w="105" w:type="dxa"/>
              <w:bottom w:w="60" w:type="dxa"/>
              <w:right w:w="105" w:type="dxa"/>
            </w:tcMar>
            <w:vAlign w:val="center"/>
          </w:tcPr>
          <w:p w:rsidR="6A7B4749" w:rsidP="6A7B4749" w:rsidRDefault="6A7B4749" w14:paraId="3E4793E3" w14:textId="377F308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$37,500</w:t>
            </w:r>
          </w:p>
        </w:tc>
        <w:tc>
          <w:tcPr>
            <w:tcW w:w="1725" w:type="dxa"/>
            <w:tcMar>
              <w:top w:w="60" w:type="dxa"/>
              <w:left w:w="105" w:type="dxa"/>
              <w:bottom w:w="60" w:type="dxa"/>
              <w:right w:w="105" w:type="dxa"/>
            </w:tcMar>
            <w:vAlign w:val="center"/>
          </w:tcPr>
          <w:p w:rsidR="6A7B4749" w:rsidP="6A7B4749" w:rsidRDefault="6A7B4749" w14:paraId="34CC362D" w14:textId="28EE105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-$7,404 (95% CI -$41,337 to +$36,319)</w:t>
            </w:r>
          </w:p>
        </w:tc>
        <w:tc>
          <w:tcPr>
            <w:tcW w:w="1725" w:type="dxa"/>
            <w:tcMar>
              <w:top w:w="60" w:type="dxa"/>
              <w:left w:w="105" w:type="dxa"/>
              <w:bottom w:w="60" w:type="dxa"/>
              <w:right w:w="105" w:type="dxa"/>
            </w:tcMar>
            <w:vAlign w:val="center"/>
          </w:tcPr>
          <w:p w:rsidR="6A7B4749" w:rsidP="6A7B4749" w:rsidRDefault="6A7B4749" w14:paraId="1BAC0C97" w14:textId="32D9BC4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0.688</w:t>
            </w:r>
          </w:p>
        </w:tc>
      </w:tr>
      <w:tr w:rsidR="6A7B4749" w:rsidTr="6A7B4749" w14:paraId="056929E6">
        <w:trPr>
          <w:trHeight w:val="300"/>
        </w:trPr>
        <w:tc>
          <w:tcPr>
            <w:tcW w:w="1725" w:type="dxa"/>
            <w:tcMar>
              <w:top w:w="60" w:type="dxa"/>
              <w:left w:w="105" w:type="dxa"/>
              <w:bottom w:w="60" w:type="dxa"/>
              <w:right w:w="105" w:type="dxa"/>
            </w:tcMar>
            <w:vAlign w:val="center"/>
          </w:tcPr>
          <w:p w:rsidR="6A7B4749" w:rsidP="6A7B4749" w:rsidRDefault="6A7B4749" w14:paraId="6BEBB70D" w14:textId="3DBB21C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1D2ED1EE" w14:textId="7B7BDEA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0A37467F" w14:textId="2640FA1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$30,096</w:t>
            </w:r>
          </w:p>
        </w:tc>
        <w:tc>
          <w:tcPr>
            <w:tcW w:w="1725" w:type="dxa"/>
            <w:tcMar>
              <w:top w:w="60" w:type="dxa"/>
              <w:left w:w="105" w:type="dxa"/>
              <w:bottom w:w="60" w:type="dxa"/>
              <w:right w:w="105" w:type="dxa"/>
            </w:tcMar>
            <w:vAlign w:val="center"/>
          </w:tcPr>
          <w:p w:rsidR="6A7B4749" w:rsidP="6A7B4749" w:rsidRDefault="6A7B4749" w14:paraId="14B16F48" w14:textId="5086783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$2,561</w:t>
            </w:r>
          </w:p>
        </w:tc>
        <w:tc>
          <w:tcPr>
            <w:tcW w:w="1725" w:type="dxa"/>
            <w:tcMar>
              <w:top w:w="60" w:type="dxa"/>
              <w:left w:w="105" w:type="dxa"/>
              <w:bottom w:w="60" w:type="dxa"/>
              <w:right w:w="105" w:type="dxa"/>
            </w:tcMar>
            <w:vAlign w:val="center"/>
          </w:tcPr>
          <w:p w:rsidR="6A7B4749" w:rsidP="6A7B4749" w:rsidRDefault="6A7B4749" w14:paraId="2630EB14" w14:textId="10EF4A9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+$27,535 (95% CI -$50,214 to +$38,331)</w:t>
            </w:r>
          </w:p>
        </w:tc>
        <w:tc>
          <w:tcPr>
            <w:tcW w:w="1725" w:type="dxa"/>
            <w:tcMar>
              <w:top w:w="60" w:type="dxa"/>
              <w:left w:w="105" w:type="dxa"/>
              <w:bottom w:w="60" w:type="dxa"/>
              <w:right w:w="105" w:type="dxa"/>
            </w:tcMar>
            <w:vAlign w:val="center"/>
          </w:tcPr>
          <w:p w:rsidR="6A7B4749" w:rsidP="6A7B4749" w:rsidRDefault="6A7B4749" w14:paraId="57435358" w14:textId="397FF56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0.179</w:t>
            </w:r>
          </w:p>
        </w:tc>
      </w:tr>
      <w:tr w:rsidR="6A7B4749" w:rsidTr="6A7B4749" w14:paraId="08A6214B">
        <w:trPr>
          <w:trHeight w:val="300"/>
        </w:trPr>
        <w:tc>
          <w:tcPr>
            <w:tcW w:w="1725" w:type="dxa"/>
            <w:tcMar>
              <w:top w:w="60" w:type="dxa"/>
              <w:left w:w="105" w:type="dxa"/>
              <w:bottom w:w="60" w:type="dxa"/>
              <w:right w:w="105" w:type="dxa"/>
            </w:tcMar>
            <w:vAlign w:val="center"/>
          </w:tcPr>
          <w:p w:rsidR="6A7B4749" w:rsidP="6A7B4749" w:rsidRDefault="6A7B4749" w14:paraId="2C47FA6D" w14:textId="3572E9C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6A3FECCC" w14:textId="6127D4D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2CD46384" w14:textId="3FE88B2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$30,096</w:t>
            </w:r>
          </w:p>
        </w:tc>
        <w:tc>
          <w:tcPr>
            <w:tcW w:w="1725" w:type="dxa"/>
            <w:tcMar>
              <w:top w:w="60" w:type="dxa"/>
              <w:left w:w="105" w:type="dxa"/>
              <w:bottom w:w="60" w:type="dxa"/>
              <w:right w:w="105" w:type="dxa"/>
            </w:tcMar>
            <w:vAlign w:val="center"/>
          </w:tcPr>
          <w:p w:rsidR="6A7B4749" w:rsidP="6A7B4749" w:rsidRDefault="6A7B4749" w14:paraId="0D3F8F8E" w14:textId="23E8E6C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$150,655</w:t>
            </w:r>
          </w:p>
        </w:tc>
        <w:tc>
          <w:tcPr>
            <w:tcW w:w="1725" w:type="dxa"/>
            <w:tcMar>
              <w:top w:w="60" w:type="dxa"/>
              <w:left w:w="105" w:type="dxa"/>
              <w:bottom w:w="60" w:type="dxa"/>
              <w:right w:w="105" w:type="dxa"/>
            </w:tcMar>
            <w:vAlign w:val="center"/>
          </w:tcPr>
          <w:p w:rsidR="6A7B4749" w:rsidP="6A7B4749" w:rsidRDefault="6A7B4749" w14:paraId="663E1A2D" w14:textId="240D09DF">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-$120,559 (95% CI -$251,704 to -$58,041)</w:t>
            </w:r>
          </w:p>
        </w:tc>
        <w:tc>
          <w:tcPr>
            <w:tcW w:w="1725" w:type="dxa"/>
            <w:tcMar>
              <w:top w:w="60" w:type="dxa"/>
              <w:left w:w="105" w:type="dxa"/>
              <w:bottom w:w="60" w:type="dxa"/>
              <w:right w:w="105" w:type="dxa"/>
            </w:tcMar>
            <w:vAlign w:val="center"/>
          </w:tcPr>
          <w:p w:rsidR="6A7B4749" w:rsidP="6A7B4749" w:rsidRDefault="6A7B4749" w14:paraId="5C98D09B" w14:textId="46C254A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0.005</w:t>
            </w:r>
          </w:p>
        </w:tc>
      </w:tr>
      <w:tr w:rsidR="6A7B4749" w:rsidTr="6A7B4749" w14:paraId="3A9FB072">
        <w:trPr>
          <w:trHeight w:val="300"/>
        </w:trPr>
        <w:tc>
          <w:tcPr>
            <w:tcW w:w="1725" w:type="dxa"/>
            <w:tcMar>
              <w:top w:w="60" w:type="dxa"/>
              <w:left w:w="105" w:type="dxa"/>
              <w:bottom w:w="60" w:type="dxa"/>
              <w:right w:w="105" w:type="dxa"/>
            </w:tcMar>
            <w:vAlign w:val="center"/>
          </w:tcPr>
          <w:p w:rsidR="6A7B4749" w:rsidP="6A7B4749" w:rsidRDefault="6A7B4749" w14:paraId="67B2949C" w14:textId="7CCE861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034AC446" w14:textId="011D547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42721875" w14:textId="68258E1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$30,096</w:t>
            </w:r>
          </w:p>
        </w:tc>
        <w:tc>
          <w:tcPr>
            <w:tcW w:w="1725" w:type="dxa"/>
            <w:tcMar>
              <w:top w:w="60" w:type="dxa"/>
              <w:left w:w="105" w:type="dxa"/>
              <w:bottom w:w="60" w:type="dxa"/>
              <w:right w:w="105" w:type="dxa"/>
            </w:tcMar>
            <w:vAlign w:val="center"/>
          </w:tcPr>
          <w:p w:rsidR="6A7B4749" w:rsidP="6A7B4749" w:rsidRDefault="6A7B4749" w14:paraId="79B6DF83" w14:textId="3C02B77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$26,475</w:t>
            </w:r>
          </w:p>
        </w:tc>
        <w:tc>
          <w:tcPr>
            <w:tcW w:w="1725" w:type="dxa"/>
            <w:tcMar>
              <w:top w:w="60" w:type="dxa"/>
              <w:left w:w="105" w:type="dxa"/>
              <w:bottom w:w="60" w:type="dxa"/>
              <w:right w:w="105" w:type="dxa"/>
            </w:tcMar>
            <w:vAlign w:val="center"/>
          </w:tcPr>
          <w:p w:rsidR="6A7B4749" w:rsidP="6A7B4749" w:rsidRDefault="6A7B4749" w14:paraId="1FF80AD0" w14:textId="78AAF4D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+$3,621 (95% CI -$374,904 to +$29,973)</w:t>
            </w:r>
          </w:p>
        </w:tc>
        <w:tc>
          <w:tcPr>
            <w:tcW w:w="1725" w:type="dxa"/>
            <w:tcMar>
              <w:top w:w="60" w:type="dxa"/>
              <w:left w:w="105" w:type="dxa"/>
              <w:bottom w:w="60" w:type="dxa"/>
              <w:right w:w="105" w:type="dxa"/>
            </w:tcMar>
            <w:vAlign w:val="center"/>
          </w:tcPr>
          <w:p w:rsidR="6A7B4749" w:rsidP="6A7B4749" w:rsidRDefault="6A7B4749" w14:paraId="546AF5BB" w14:textId="0F0FAF3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0.819</w:t>
            </w:r>
          </w:p>
        </w:tc>
      </w:tr>
    </w:tbl>
    <w:p w:rsidR="4F7B36F8" w:rsidP="6A7B4749" w:rsidRDefault="4F7B36F8" w14:paraId="6CFBA73F" w14:textId="42D1736C">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9. Federated campaign contributions (2022): typical reported dollars by region among organizations that reported positive federated campaign contributions.</w:t>
      </w:r>
    </w:p>
    <w:p w:rsidR="4F7B36F8" w:rsidP="6A7B4749" w:rsidRDefault="4F7B36F8" w14:paraId="5CA1A388" w14:textId="78342039">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1492190082" w:id="696163503"/>
      <w:r w:rsidRPr="6A7B4749" w:rsidR="4F7B36F8">
        <w:rPr>
          <w:rFonts w:ascii="Calibri" w:hAnsi="Calibri" w:eastAsia="Calibri" w:cs="Calibri"/>
          <w:b w:val="1"/>
          <w:bCs w:val="1"/>
          <w:i w:val="0"/>
          <w:iCs w:val="0"/>
          <w:caps w:val="0"/>
          <w:smallCaps w:val="0"/>
          <w:noProof w:val="0"/>
          <w:color w:val="1F4E79"/>
          <w:sz w:val="22"/>
          <w:szCs w:val="22"/>
          <w:lang w:val="en-US"/>
        </w:rPr>
        <w:t>Related organization contributions</w:t>
      </w:r>
      <w:bookmarkEnd w:id="696163503"/>
    </w:p>
    <w:p w:rsidR="4F7B36F8" w:rsidP="6A7B4749" w:rsidRDefault="4F7B36F8" w14:paraId="0165EDC4" w14:textId="3EA6D0B6">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14FD5B04" wp14:anchorId="65ED0AFC">
            <wp:extent cx="6305550" cy="3486150"/>
            <wp:effectExtent l="0" t="0" r="0" b="0"/>
            <wp:docPr id="145130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305865" name="Picture 1451305865"/>
                    <pic:cNvPicPr/>
                  </pic:nvPicPr>
                  <pic:blipFill>
                    <a:blip xmlns:r="http://schemas.openxmlformats.org/officeDocument/2006/relationships" r:embed="rId173714167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5C88F6C2">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3461E1A1" w14:textId="231BD73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34C4A523" w14:textId="068697F2">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6E452D82" w14:textId="4FFB72F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2B2A993E" w14:textId="4D7427A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3B775D41" w14:textId="454C5AED">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0989BB41" w14:textId="4D6FB4A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235AFEFB">
        <w:trPr>
          <w:trHeight w:val="300"/>
        </w:trPr>
        <w:tc>
          <w:tcPr>
            <w:tcW w:w="1725" w:type="dxa"/>
            <w:tcMar>
              <w:top w:w="60" w:type="dxa"/>
              <w:left w:w="105" w:type="dxa"/>
              <w:bottom w:w="60" w:type="dxa"/>
              <w:right w:w="105" w:type="dxa"/>
            </w:tcMar>
            <w:vAlign w:val="center"/>
          </w:tcPr>
          <w:p w:rsidR="6A7B4749" w:rsidP="6A7B4749" w:rsidRDefault="6A7B4749" w14:paraId="2BA7F82B" w14:textId="6A02D96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6A5F8C49" w14:textId="29CE525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12B8EAD4" w14:textId="4D43EF6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$65,109</w:t>
            </w:r>
          </w:p>
        </w:tc>
        <w:tc>
          <w:tcPr>
            <w:tcW w:w="1725" w:type="dxa"/>
            <w:tcMar>
              <w:top w:w="60" w:type="dxa"/>
              <w:left w:w="105" w:type="dxa"/>
              <w:bottom w:w="60" w:type="dxa"/>
              <w:right w:w="105" w:type="dxa"/>
            </w:tcMar>
            <w:vAlign w:val="center"/>
          </w:tcPr>
          <w:p w:rsidR="6A7B4749" w:rsidP="6A7B4749" w:rsidRDefault="6A7B4749" w14:paraId="67B3A03E" w14:textId="4236A7E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$43,000</w:t>
            </w:r>
          </w:p>
        </w:tc>
        <w:tc>
          <w:tcPr>
            <w:tcW w:w="1725" w:type="dxa"/>
            <w:tcMar>
              <w:top w:w="60" w:type="dxa"/>
              <w:left w:w="105" w:type="dxa"/>
              <w:bottom w:w="60" w:type="dxa"/>
              <w:right w:w="105" w:type="dxa"/>
            </w:tcMar>
            <w:vAlign w:val="center"/>
          </w:tcPr>
          <w:p w:rsidR="6A7B4749" w:rsidP="6A7B4749" w:rsidRDefault="6A7B4749" w14:paraId="29563625" w14:textId="19D9E1C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+$22,109 (95% CI -$205,000 to +$1,417,018)</w:t>
            </w:r>
          </w:p>
        </w:tc>
        <w:tc>
          <w:tcPr>
            <w:tcW w:w="1725" w:type="dxa"/>
            <w:tcMar>
              <w:top w:w="60" w:type="dxa"/>
              <w:left w:w="105" w:type="dxa"/>
              <w:bottom w:w="60" w:type="dxa"/>
              <w:right w:w="105" w:type="dxa"/>
            </w:tcMar>
            <w:vAlign w:val="center"/>
          </w:tcPr>
          <w:p w:rsidR="6A7B4749" w:rsidP="6A7B4749" w:rsidRDefault="6A7B4749" w14:paraId="30EC4E3B" w14:textId="0CE63F6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0.627</w:t>
            </w:r>
          </w:p>
        </w:tc>
      </w:tr>
      <w:tr w:rsidR="6A7B4749" w:rsidTr="6A7B4749" w14:paraId="34C5F1A4">
        <w:trPr>
          <w:trHeight w:val="300"/>
        </w:trPr>
        <w:tc>
          <w:tcPr>
            <w:tcW w:w="1725" w:type="dxa"/>
            <w:tcMar>
              <w:top w:w="60" w:type="dxa"/>
              <w:left w:w="105" w:type="dxa"/>
              <w:bottom w:w="60" w:type="dxa"/>
              <w:right w:w="105" w:type="dxa"/>
            </w:tcMar>
            <w:vAlign w:val="center"/>
          </w:tcPr>
          <w:p w:rsidR="6A7B4749" w:rsidP="6A7B4749" w:rsidRDefault="6A7B4749" w14:paraId="2A592B13" w14:textId="78AA350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47EBD66F" w14:textId="5E2731CB">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3480EAFE" w14:textId="7E194B2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$65,109</w:t>
            </w:r>
          </w:p>
        </w:tc>
        <w:tc>
          <w:tcPr>
            <w:tcW w:w="1725" w:type="dxa"/>
            <w:tcMar>
              <w:top w:w="60" w:type="dxa"/>
              <w:left w:w="105" w:type="dxa"/>
              <w:bottom w:w="60" w:type="dxa"/>
              <w:right w:w="105" w:type="dxa"/>
            </w:tcMar>
            <w:vAlign w:val="center"/>
          </w:tcPr>
          <w:p w:rsidR="6A7B4749" w:rsidP="6A7B4749" w:rsidRDefault="6A7B4749" w14:paraId="4E4144C5" w14:textId="4F0C786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$310,812</w:t>
            </w:r>
          </w:p>
        </w:tc>
        <w:tc>
          <w:tcPr>
            <w:tcW w:w="1725" w:type="dxa"/>
            <w:tcMar>
              <w:top w:w="60" w:type="dxa"/>
              <w:left w:w="105" w:type="dxa"/>
              <w:bottom w:w="60" w:type="dxa"/>
              <w:right w:w="105" w:type="dxa"/>
            </w:tcMar>
            <w:vAlign w:val="center"/>
          </w:tcPr>
          <w:p w:rsidR="6A7B4749" w:rsidP="6A7B4749" w:rsidRDefault="6A7B4749" w14:paraId="4B55B013" w14:textId="26C18780">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-$245,703 (95% CI -$573,240 to +$1,112,196)</w:t>
            </w:r>
          </w:p>
        </w:tc>
        <w:tc>
          <w:tcPr>
            <w:tcW w:w="1725" w:type="dxa"/>
            <w:tcMar>
              <w:top w:w="60" w:type="dxa"/>
              <w:left w:w="105" w:type="dxa"/>
              <w:bottom w:w="60" w:type="dxa"/>
              <w:right w:w="105" w:type="dxa"/>
            </w:tcMar>
            <w:vAlign w:val="center"/>
          </w:tcPr>
          <w:p w:rsidR="6A7B4749" w:rsidP="6A7B4749" w:rsidRDefault="6A7B4749" w14:paraId="0E8FFADC" w14:textId="6D0F4EC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0.126</w:t>
            </w:r>
          </w:p>
        </w:tc>
      </w:tr>
      <w:tr w:rsidR="6A7B4749" w:rsidTr="6A7B4749" w14:paraId="4F971983">
        <w:trPr>
          <w:trHeight w:val="300"/>
        </w:trPr>
        <w:tc>
          <w:tcPr>
            <w:tcW w:w="1725" w:type="dxa"/>
            <w:tcMar>
              <w:top w:w="60" w:type="dxa"/>
              <w:left w:w="105" w:type="dxa"/>
              <w:bottom w:w="60" w:type="dxa"/>
              <w:right w:w="105" w:type="dxa"/>
            </w:tcMar>
            <w:vAlign w:val="center"/>
          </w:tcPr>
          <w:p w:rsidR="6A7B4749" w:rsidP="6A7B4749" w:rsidRDefault="6A7B4749" w14:paraId="13B7DCD8" w14:textId="54DBCDC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4CDD9B3C" w14:textId="65065DEA">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6C9FC76B" w14:textId="16BF26C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$65,109</w:t>
            </w:r>
          </w:p>
        </w:tc>
        <w:tc>
          <w:tcPr>
            <w:tcW w:w="1725" w:type="dxa"/>
            <w:tcMar>
              <w:top w:w="60" w:type="dxa"/>
              <w:left w:w="105" w:type="dxa"/>
              <w:bottom w:w="60" w:type="dxa"/>
              <w:right w:w="105" w:type="dxa"/>
            </w:tcMar>
            <w:vAlign w:val="center"/>
          </w:tcPr>
          <w:p w:rsidR="6A7B4749" w:rsidP="6A7B4749" w:rsidRDefault="6A7B4749" w14:paraId="3EB27E68" w14:textId="0E7378A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$233,400</w:t>
            </w:r>
          </w:p>
        </w:tc>
        <w:tc>
          <w:tcPr>
            <w:tcW w:w="1725" w:type="dxa"/>
            <w:tcMar>
              <w:top w:w="60" w:type="dxa"/>
              <w:left w:w="105" w:type="dxa"/>
              <w:bottom w:w="60" w:type="dxa"/>
              <w:right w:w="105" w:type="dxa"/>
            </w:tcMar>
            <w:vAlign w:val="center"/>
          </w:tcPr>
          <w:p w:rsidR="6A7B4749" w:rsidP="6A7B4749" w:rsidRDefault="6A7B4749" w14:paraId="24B3353E" w14:textId="1E3FEDC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-$168,291 (95% CI -$1,493,390 to +$1,137,398)</w:t>
            </w:r>
          </w:p>
        </w:tc>
        <w:tc>
          <w:tcPr>
            <w:tcW w:w="1725" w:type="dxa"/>
            <w:tcMar>
              <w:top w:w="60" w:type="dxa"/>
              <w:left w:w="105" w:type="dxa"/>
              <w:bottom w:w="60" w:type="dxa"/>
              <w:right w:w="105" w:type="dxa"/>
            </w:tcMar>
            <w:vAlign w:val="center"/>
          </w:tcPr>
          <w:p w:rsidR="6A7B4749" w:rsidP="6A7B4749" w:rsidRDefault="6A7B4749" w14:paraId="6A520FD0" w14:textId="73B490E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0.203</w:t>
            </w:r>
          </w:p>
        </w:tc>
      </w:tr>
      <w:tr w:rsidR="6A7B4749" w:rsidTr="6A7B4749" w14:paraId="13D9FF53">
        <w:trPr>
          <w:trHeight w:val="300"/>
        </w:trPr>
        <w:tc>
          <w:tcPr>
            <w:tcW w:w="1725" w:type="dxa"/>
            <w:tcMar>
              <w:top w:w="60" w:type="dxa"/>
              <w:left w:w="105" w:type="dxa"/>
              <w:bottom w:w="60" w:type="dxa"/>
              <w:right w:w="105" w:type="dxa"/>
            </w:tcMar>
            <w:vAlign w:val="center"/>
          </w:tcPr>
          <w:p w:rsidR="6A7B4749" w:rsidP="6A7B4749" w:rsidRDefault="6A7B4749" w14:paraId="34533711" w14:textId="39FB883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4F4004F3" w14:textId="6D94FE8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5B5CFAE9" w14:textId="374AF49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$65,109</w:t>
            </w:r>
          </w:p>
        </w:tc>
        <w:tc>
          <w:tcPr>
            <w:tcW w:w="1725" w:type="dxa"/>
            <w:tcMar>
              <w:top w:w="60" w:type="dxa"/>
              <w:left w:w="105" w:type="dxa"/>
              <w:bottom w:w="60" w:type="dxa"/>
              <w:right w:w="105" w:type="dxa"/>
            </w:tcMar>
            <w:vAlign w:val="center"/>
          </w:tcPr>
          <w:p w:rsidR="6A7B4749" w:rsidP="6A7B4749" w:rsidRDefault="6A7B4749" w14:paraId="79DBF2E7" w14:textId="35E65EC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$977,600</w:t>
            </w:r>
          </w:p>
        </w:tc>
        <w:tc>
          <w:tcPr>
            <w:tcW w:w="1725" w:type="dxa"/>
            <w:tcMar>
              <w:top w:w="60" w:type="dxa"/>
              <w:left w:w="105" w:type="dxa"/>
              <w:bottom w:w="60" w:type="dxa"/>
              <w:right w:w="105" w:type="dxa"/>
            </w:tcMar>
            <w:vAlign w:val="center"/>
          </w:tcPr>
          <w:p w:rsidR="6A7B4749" w:rsidP="6A7B4749" w:rsidRDefault="6A7B4749" w14:paraId="3839591C" w14:textId="5BAD02E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-$912,491 (95% CI -$3,371,000 to +$150,595)</w:t>
            </w:r>
          </w:p>
        </w:tc>
        <w:tc>
          <w:tcPr>
            <w:tcW w:w="1725" w:type="dxa"/>
            <w:tcMar>
              <w:top w:w="60" w:type="dxa"/>
              <w:left w:w="105" w:type="dxa"/>
              <w:bottom w:w="60" w:type="dxa"/>
              <w:right w:w="105" w:type="dxa"/>
            </w:tcMar>
            <w:vAlign w:val="center"/>
          </w:tcPr>
          <w:p w:rsidR="6A7B4749" w:rsidP="6A7B4749" w:rsidRDefault="6A7B4749" w14:paraId="70ACF83D" w14:textId="6C4234B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0.173</w:t>
            </w:r>
          </w:p>
        </w:tc>
      </w:tr>
    </w:tbl>
    <w:p w:rsidR="4F7B36F8" w:rsidP="6A7B4749" w:rsidRDefault="4F7B36F8" w14:paraId="4DC8C8DD" w14:textId="4B9A8ADF">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10. Related organization contributions (2022): typical reported dollars by region among organizations that reported positive related-organization contributions.</w:t>
      </w:r>
    </w:p>
    <w:p w:rsidR="4F7B36F8" w:rsidP="6A7B4749" w:rsidRDefault="4F7B36F8" w14:paraId="2C7B38A2" w14:textId="1124B197">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1859664187" w:id="2033733463"/>
      <w:r w:rsidRPr="6A7B4749" w:rsidR="4F7B36F8">
        <w:rPr>
          <w:rFonts w:ascii="Calibri" w:hAnsi="Calibri" w:eastAsia="Calibri" w:cs="Calibri"/>
          <w:b w:val="1"/>
          <w:bCs w:val="1"/>
          <w:i w:val="0"/>
          <w:iCs w:val="0"/>
          <w:caps w:val="0"/>
          <w:smallCaps w:val="0"/>
          <w:noProof w:val="0"/>
          <w:color w:val="1F4E79"/>
          <w:sz w:val="22"/>
          <w:szCs w:val="22"/>
          <w:lang w:val="en-US"/>
        </w:rPr>
        <w:t>Membership dues</w:t>
      </w:r>
      <w:bookmarkEnd w:id="2033733463"/>
    </w:p>
    <w:p w:rsidR="4F7B36F8" w:rsidP="6A7B4749" w:rsidRDefault="4F7B36F8" w14:paraId="7364C1C8" w14:textId="4B1CF06B">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6731036F" wp14:anchorId="1D370753">
            <wp:extent cx="6305550" cy="3486150"/>
            <wp:effectExtent l="0" t="0" r="0" b="0"/>
            <wp:docPr id="142932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322812" name="Picture 1429322812"/>
                    <pic:cNvPicPr/>
                  </pic:nvPicPr>
                  <pic:blipFill>
                    <a:blip xmlns:r="http://schemas.openxmlformats.org/officeDocument/2006/relationships" r:embed="rId1440416090">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65E549D9">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11C1DBC0" w14:textId="63AF407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486089B4" w14:textId="6817CE8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6296EA82" w14:textId="4891AB0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7B929A36" w14:textId="284DD61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6BB18CC2" w14:textId="44CAC51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248BE36E" w14:textId="440060C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24C50754">
        <w:trPr>
          <w:trHeight w:val="300"/>
        </w:trPr>
        <w:tc>
          <w:tcPr>
            <w:tcW w:w="1725" w:type="dxa"/>
            <w:tcMar>
              <w:top w:w="60" w:type="dxa"/>
              <w:left w:w="105" w:type="dxa"/>
              <w:bottom w:w="60" w:type="dxa"/>
              <w:right w:w="105" w:type="dxa"/>
            </w:tcMar>
            <w:vAlign w:val="center"/>
          </w:tcPr>
          <w:p w:rsidR="6A7B4749" w:rsidP="6A7B4749" w:rsidRDefault="6A7B4749" w14:paraId="61312DCB" w14:textId="1DA67BD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701D3EC3" w14:textId="3248596A">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066AE348" w14:textId="33349E6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$22,250</w:t>
            </w:r>
          </w:p>
        </w:tc>
        <w:tc>
          <w:tcPr>
            <w:tcW w:w="1725" w:type="dxa"/>
            <w:tcMar>
              <w:top w:w="60" w:type="dxa"/>
              <w:left w:w="105" w:type="dxa"/>
              <w:bottom w:w="60" w:type="dxa"/>
              <w:right w:w="105" w:type="dxa"/>
            </w:tcMar>
            <w:vAlign w:val="center"/>
          </w:tcPr>
          <w:p w:rsidR="6A7B4749" w:rsidP="6A7B4749" w:rsidRDefault="6A7B4749" w14:paraId="240CBA90" w14:textId="7F2614A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$31,344</w:t>
            </w:r>
          </w:p>
        </w:tc>
        <w:tc>
          <w:tcPr>
            <w:tcW w:w="1725" w:type="dxa"/>
            <w:tcMar>
              <w:top w:w="60" w:type="dxa"/>
              <w:left w:w="105" w:type="dxa"/>
              <w:bottom w:w="60" w:type="dxa"/>
              <w:right w:w="105" w:type="dxa"/>
            </w:tcMar>
            <w:vAlign w:val="center"/>
          </w:tcPr>
          <w:p w:rsidR="6A7B4749" w:rsidP="6A7B4749" w:rsidRDefault="6A7B4749" w14:paraId="0C37225D" w14:textId="50F0610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-$9,093 (95% CI -$51,928 to +$10,338)</w:t>
            </w:r>
          </w:p>
        </w:tc>
        <w:tc>
          <w:tcPr>
            <w:tcW w:w="1725" w:type="dxa"/>
            <w:tcMar>
              <w:top w:w="60" w:type="dxa"/>
              <w:left w:w="105" w:type="dxa"/>
              <w:bottom w:w="60" w:type="dxa"/>
              <w:right w:w="105" w:type="dxa"/>
            </w:tcMar>
            <w:vAlign w:val="center"/>
          </w:tcPr>
          <w:p w:rsidR="6A7B4749" w:rsidP="6A7B4749" w:rsidRDefault="6A7B4749" w14:paraId="21F8C922" w14:textId="795EF79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0.342</w:t>
            </w:r>
          </w:p>
        </w:tc>
      </w:tr>
      <w:tr w:rsidR="6A7B4749" w:rsidTr="6A7B4749" w14:paraId="53668B65">
        <w:trPr>
          <w:trHeight w:val="300"/>
        </w:trPr>
        <w:tc>
          <w:tcPr>
            <w:tcW w:w="1725" w:type="dxa"/>
            <w:tcMar>
              <w:top w:w="60" w:type="dxa"/>
              <w:left w:w="105" w:type="dxa"/>
              <w:bottom w:w="60" w:type="dxa"/>
              <w:right w:w="105" w:type="dxa"/>
            </w:tcMar>
            <w:vAlign w:val="center"/>
          </w:tcPr>
          <w:p w:rsidR="6A7B4749" w:rsidP="6A7B4749" w:rsidRDefault="6A7B4749" w14:paraId="114A664F" w14:textId="423E6EC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5C0DF112" w14:textId="74985633">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765A8D8A" w14:textId="5A478E3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$22,250</w:t>
            </w:r>
          </w:p>
        </w:tc>
        <w:tc>
          <w:tcPr>
            <w:tcW w:w="1725" w:type="dxa"/>
            <w:tcMar>
              <w:top w:w="60" w:type="dxa"/>
              <w:left w:w="105" w:type="dxa"/>
              <w:bottom w:w="60" w:type="dxa"/>
              <w:right w:w="105" w:type="dxa"/>
            </w:tcMar>
            <w:vAlign w:val="center"/>
          </w:tcPr>
          <w:p w:rsidR="6A7B4749" w:rsidP="6A7B4749" w:rsidRDefault="6A7B4749" w14:paraId="770E2E9B" w14:textId="258A7B0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$24,606</w:t>
            </w:r>
          </w:p>
        </w:tc>
        <w:tc>
          <w:tcPr>
            <w:tcW w:w="1725" w:type="dxa"/>
            <w:tcMar>
              <w:top w:w="60" w:type="dxa"/>
              <w:left w:w="105" w:type="dxa"/>
              <w:bottom w:w="60" w:type="dxa"/>
              <w:right w:w="105" w:type="dxa"/>
            </w:tcMar>
            <w:vAlign w:val="center"/>
          </w:tcPr>
          <w:p w:rsidR="6A7B4749" w:rsidP="6A7B4749" w:rsidRDefault="6A7B4749" w14:paraId="4C985372" w14:textId="1764060B">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-$2,355 (95% CI -$167,924 to +$21,272)</w:t>
            </w:r>
          </w:p>
        </w:tc>
        <w:tc>
          <w:tcPr>
            <w:tcW w:w="1725" w:type="dxa"/>
            <w:tcMar>
              <w:top w:w="60" w:type="dxa"/>
              <w:left w:w="105" w:type="dxa"/>
              <w:bottom w:w="60" w:type="dxa"/>
              <w:right w:w="105" w:type="dxa"/>
            </w:tcMar>
            <w:vAlign w:val="center"/>
          </w:tcPr>
          <w:p w:rsidR="6A7B4749" w:rsidP="6A7B4749" w:rsidRDefault="6A7B4749" w14:paraId="3C7476D0" w14:textId="12CE6A1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0.832</w:t>
            </w:r>
          </w:p>
        </w:tc>
      </w:tr>
      <w:tr w:rsidR="6A7B4749" w:rsidTr="6A7B4749" w14:paraId="070189AF">
        <w:trPr>
          <w:trHeight w:val="300"/>
        </w:trPr>
        <w:tc>
          <w:tcPr>
            <w:tcW w:w="1725" w:type="dxa"/>
            <w:tcMar>
              <w:top w:w="60" w:type="dxa"/>
              <w:left w:w="105" w:type="dxa"/>
              <w:bottom w:w="60" w:type="dxa"/>
              <w:right w:w="105" w:type="dxa"/>
            </w:tcMar>
            <w:vAlign w:val="center"/>
          </w:tcPr>
          <w:p w:rsidR="6A7B4749" w:rsidP="6A7B4749" w:rsidRDefault="6A7B4749" w14:paraId="5A839260" w14:textId="19C855B1">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1C475E7C" w14:textId="3B36636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111A0B5A" w14:textId="7AA92EB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$22,250</w:t>
            </w:r>
          </w:p>
        </w:tc>
        <w:tc>
          <w:tcPr>
            <w:tcW w:w="1725" w:type="dxa"/>
            <w:tcMar>
              <w:top w:w="60" w:type="dxa"/>
              <w:left w:w="105" w:type="dxa"/>
              <w:bottom w:w="60" w:type="dxa"/>
              <w:right w:w="105" w:type="dxa"/>
            </w:tcMar>
            <w:vAlign w:val="center"/>
          </w:tcPr>
          <w:p w:rsidR="6A7B4749" w:rsidP="6A7B4749" w:rsidRDefault="6A7B4749" w14:paraId="426F4AF8" w14:textId="437B3F4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$18,651</w:t>
            </w:r>
          </w:p>
        </w:tc>
        <w:tc>
          <w:tcPr>
            <w:tcW w:w="1725" w:type="dxa"/>
            <w:tcMar>
              <w:top w:w="60" w:type="dxa"/>
              <w:left w:w="105" w:type="dxa"/>
              <w:bottom w:w="60" w:type="dxa"/>
              <w:right w:w="105" w:type="dxa"/>
            </w:tcMar>
            <w:vAlign w:val="center"/>
          </w:tcPr>
          <w:p w:rsidR="6A7B4749" w:rsidP="6A7B4749" w:rsidRDefault="6A7B4749" w14:paraId="26AE33EA" w14:textId="6B2A05C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+$3,600 (95% CI -$54,010 to +$23,295)</w:t>
            </w:r>
          </w:p>
        </w:tc>
        <w:tc>
          <w:tcPr>
            <w:tcW w:w="1725" w:type="dxa"/>
            <w:tcMar>
              <w:top w:w="60" w:type="dxa"/>
              <w:left w:w="105" w:type="dxa"/>
              <w:bottom w:w="60" w:type="dxa"/>
              <w:right w:w="105" w:type="dxa"/>
            </w:tcMar>
            <w:vAlign w:val="center"/>
          </w:tcPr>
          <w:p w:rsidR="6A7B4749" w:rsidP="6A7B4749" w:rsidRDefault="6A7B4749" w14:paraId="676F8CD7" w14:textId="31ECFA4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0.540</w:t>
            </w:r>
          </w:p>
        </w:tc>
      </w:tr>
      <w:tr w:rsidR="6A7B4749" w:rsidTr="6A7B4749" w14:paraId="04BD5562">
        <w:trPr>
          <w:trHeight w:val="300"/>
        </w:trPr>
        <w:tc>
          <w:tcPr>
            <w:tcW w:w="1725" w:type="dxa"/>
            <w:tcMar>
              <w:top w:w="60" w:type="dxa"/>
              <w:left w:w="105" w:type="dxa"/>
              <w:bottom w:w="60" w:type="dxa"/>
              <w:right w:w="105" w:type="dxa"/>
            </w:tcMar>
            <w:vAlign w:val="center"/>
          </w:tcPr>
          <w:p w:rsidR="6A7B4749" w:rsidP="6A7B4749" w:rsidRDefault="6A7B4749" w14:paraId="071C405B" w14:textId="61B74DC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16D369F8" w14:textId="646D733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079C4167" w14:textId="2EAFAEB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$22,250</w:t>
            </w:r>
          </w:p>
        </w:tc>
        <w:tc>
          <w:tcPr>
            <w:tcW w:w="1725" w:type="dxa"/>
            <w:tcMar>
              <w:top w:w="60" w:type="dxa"/>
              <w:left w:w="105" w:type="dxa"/>
              <w:bottom w:w="60" w:type="dxa"/>
              <w:right w:w="105" w:type="dxa"/>
            </w:tcMar>
            <w:vAlign w:val="center"/>
          </w:tcPr>
          <w:p w:rsidR="6A7B4749" w:rsidP="6A7B4749" w:rsidRDefault="6A7B4749" w14:paraId="757218E1" w14:textId="48BDCCC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$29,529</w:t>
            </w:r>
          </w:p>
        </w:tc>
        <w:tc>
          <w:tcPr>
            <w:tcW w:w="1725" w:type="dxa"/>
            <w:tcMar>
              <w:top w:w="60" w:type="dxa"/>
              <w:left w:w="105" w:type="dxa"/>
              <w:bottom w:w="60" w:type="dxa"/>
              <w:right w:w="105" w:type="dxa"/>
            </w:tcMar>
            <w:vAlign w:val="center"/>
          </w:tcPr>
          <w:p w:rsidR="6A7B4749" w:rsidP="6A7B4749" w:rsidRDefault="6A7B4749" w14:paraId="6888A89C" w14:textId="53CBA38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-$7,278 (95% CI -$20,952 to +$13,858)</w:t>
            </w:r>
          </w:p>
        </w:tc>
        <w:tc>
          <w:tcPr>
            <w:tcW w:w="1725" w:type="dxa"/>
            <w:tcMar>
              <w:top w:w="60" w:type="dxa"/>
              <w:left w:w="105" w:type="dxa"/>
              <w:bottom w:w="60" w:type="dxa"/>
              <w:right w:w="105" w:type="dxa"/>
            </w:tcMar>
            <w:vAlign w:val="center"/>
          </w:tcPr>
          <w:p w:rsidR="6A7B4749" w:rsidP="6A7B4749" w:rsidRDefault="6A7B4749" w14:paraId="70D75E61" w14:textId="0C56BD5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0.601</w:t>
            </w:r>
          </w:p>
        </w:tc>
      </w:tr>
    </w:tbl>
    <w:p w:rsidR="4F7B36F8" w:rsidP="6A7B4749" w:rsidRDefault="4F7B36F8" w14:paraId="11BCEABE" w14:textId="56BEBFAD">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11. Membership dues (2022): typical reported dollars by region among organizations that reported positive membership dues.</w:t>
      </w:r>
    </w:p>
    <w:p w:rsidR="4F7B36F8" w:rsidP="6A7B4749" w:rsidRDefault="4F7B36F8" w14:paraId="07413CBD" w14:textId="69B6612B">
      <w:pPr>
        <w:pStyle w:val="Heading3"/>
        <w:keepNext w:val="1"/>
        <w:keepLines w:val="1"/>
        <w:bidi w:val="0"/>
        <w:rPr>
          <w:rFonts w:ascii="Calibri" w:hAnsi="Calibri" w:eastAsia="Calibri" w:cs="Calibri"/>
          <w:b w:val="1"/>
          <w:bCs w:val="1"/>
          <w:i w:val="0"/>
          <w:iCs w:val="0"/>
          <w:caps w:val="0"/>
          <w:smallCaps w:val="0"/>
          <w:noProof w:val="0"/>
          <w:color w:val="1F4E79"/>
          <w:sz w:val="22"/>
          <w:szCs w:val="22"/>
          <w:lang w:val="en-US"/>
        </w:rPr>
      </w:pPr>
      <w:bookmarkStart w:name="_Toc1130339954" w:id="1919480751"/>
      <w:r w:rsidRPr="6A7B4749" w:rsidR="4F7B36F8">
        <w:rPr>
          <w:noProof w:val="0"/>
          <w:lang w:val="en-US"/>
        </w:rPr>
        <w:t>Fundraising event contributions</w:t>
      </w:r>
      <w:bookmarkEnd w:id="1919480751"/>
    </w:p>
    <w:p w:rsidR="4F7B36F8" w:rsidP="6A7B4749" w:rsidRDefault="4F7B36F8" w14:paraId="0BA5208F" w14:textId="300F12C5">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41E9982F" wp14:anchorId="258D9108">
            <wp:extent cx="6305550" cy="3486150"/>
            <wp:effectExtent l="0" t="0" r="0" b="0"/>
            <wp:docPr id="977196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96655" name="Picture 977196655"/>
                    <pic:cNvPicPr/>
                  </pic:nvPicPr>
                  <pic:blipFill>
                    <a:blip xmlns:r="http://schemas.openxmlformats.org/officeDocument/2006/relationships" r:embed="rId1492767399">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6D574316">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40307AD0" w14:textId="12B76BD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74B4C020" w14:textId="0B9CB3C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2C6D1F17" w14:textId="3C9D01B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3C6D15CA" w14:textId="7C4DE49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3E3E054D" w14:textId="5120C67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5D5D9059" w14:textId="521E3A1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6D40EF5F">
        <w:trPr>
          <w:trHeight w:val="300"/>
        </w:trPr>
        <w:tc>
          <w:tcPr>
            <w:tcW w:w="1725" w:type="dxa"/>
            <w:tcMar>
              <w:top w:w="60" w:type="dxa"/>
              <w:left w:w="105" w:type="dxa"/>
              <w:bottom w:w="60" w:type="dxa"/>
              <w:right w:w="105" w:type="dxa"/>
            </w:tcMar>
            <w:vAlign w:val="center"/>
          </w:tcPr>
          <w:p w:rsidR="6A7B4749" w:rsidP="6A7B4749" w:rsidRDefault="6A7B4749" w14:paraId="6EB37BB3" w14:textId="4CD64FA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37D4002F" w14:textId="12B47C9D">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483A3858" w14:textId="618DAC5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$12,427</w:t>
            </w:r>
          </w:p>
        </w:tc>
        <w:tc>
          <w:tcPr>
            <w:tcW w:w="1725" w:type="dxa"/>
            <w:tcMar>
              <w:top w:w="60" w:type="dxa"/>
              <w:left w:w="105" w:type="dxa"/>
              <w:bottom w:w="60" w:type="dxa"/>
              <w:right w:w="105" w:type="dxa"/>
            </w:tcMar>
            <w:vAlign w:val="center"/>
          </w:tcPr>
          <w:p w:rsidR="6A7B4749" w:rsidP="6A7B4749" w:rsidRDefault="6A7B4749" w14:paraId="682AE233" w14:textId="1887F37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$38,516</w:t>
            </w:r>
          </w:p>
        </w:tc>
        <w:tc>
          <w:tcPr>
            <w:tcW w:w="1725" w:type="dxa"/>
            <w:tcMar>
              <w:top w:w="60" w:type="dxa"/>
              <w:left w:w="105" w:type="dxa"/>
              <w:bottom w:w="60" w:type="dxa"/>
              <w:right w:w="105" w:type="dxa"/>
            </w:tcMar>
            <w:vAlign w:val="center"/>
          </w:tcPr>
          <w:p w:rsidR="6A7B4749" w:rsidP="6A7B4749" w:rsidRDefault="6A7B4749" w14:paraId="038809E6" w14:textId="3F4E4B1D">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-$26,088 (95% CI -$64,852 to -$6,639)</w:t>
            </w:r>
          </w:p>
        </w:tc>
        <w:tc>
          <w:tcPr>
            <w:tcW w:w="1725" w:type="dxa"/>
            <w:tcMar>
              <w:top w:w="60" w:type="dxa"/>
              <w:left w:w="105" w:type="dxa"/>
              <w:bottom w:w="60" w:type="dxa"/>
              <w:right w:w="105" w:type="dxa"/>
            </w:tcMar>
            <w:vAlign w:val="center"/>
          </w:tcPr>
          <w:p w:rsidR="6A7B4749" w:rsidP="6A7B4749" w:rsidRDefault="6A7B4749" w14:paraId="437BBA3C" w14:textId="7906C3A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0.009</w:t>
            </w:r>
          </w:p>
        </w:tc>
      </w:tr>
      <w:tr w:rsidR="6A7B4749" w:rsidTr="6A7B4749" w14:paraId="11437223">
        <w:trPr>
          <w:trHeight w:val="300"/>
        </w:trPr>
        <w:tc>
          <w:tcPr>
            <w:tcW w:w="1725" w:type="dxa"/>
            <w:tcMar>
              <w:top w:w="60" w:type="dxa"/>
              <w:left w:w="105" w:type="dxa"/>
              <w:bottom w:w="60" w:type="dxa"/>
              <w:right w:w="105" w:type="dxa"/>
            </w:tcMar>
            <w:vAlign w:val="center"/>
          </w:tcPr>
          <w:p w:rsidR="6A7B4749" w:rsidP="6A7B4749" w:rsidRDefault="6A7B4749" w14:paraId="5AA150D8" w14:textId="6A9FA84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12BE13C8" w14:textId="7DCBA55F">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higher among reporters; not significant</w:t>
            </w:r>
          </w:p>
        </w:tc>
        <w:tc>
          <w:tcPr>
            <w:tcW w:w="1725" w:type="dxa"/>
            <w:tcMar>
              <w:top w:w="60" w:type="dxa"/>
              <w:left w:w="105" w:type="dxa"/>
              <w:bottom w:w="60" w:type="dxa"/>
              <w:right w:w="105" w:type="dxa"/>
            </w:tcMar>
            <w:vAlign w:val="center"/>
          </w:tcPr>
          <w:p w:rsidR="6A7B4749" w:rsidP="6A7B4749" w:rsidRDefault="6A7B4749" w14:paraId="0DEB18C8" w14:textId="4958687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$12,427</w:t>
            </w:r>
          </w:p>
        </w:tc>
        <w:tc>
          <w:tcPr>
            <w:tcW w:w="1725" w:type="dxa"/>
            <w:tcMar>
              <w:top w:w="60" w:type="dxa"/>
              <w:left w:w="105" w:type="dxa"/>
              <w:bottom w:w="60" w:type="dxa"/>
              <w:right w:w="105" w:type="dxa"/>
            </w:tcMar>
            <w:vAlign w:val="center"/>
          </w:tcPr>
          <w:p w:rsidR="6A7B4749" w:rsidP="6A7B4749" w:rsidRDefault="6A7B4749" w14:paraId="08049C79" w14:textId="7608E20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$11,480</w:t>
            </w:r>
          </w:p>
        </w:tc>
        <w:tc>
          <w:tcPr>
            <w:tcW w:w="1725" w:type="dxa"/>
            <w:tcMar>
              <w:top w:w="60" w:type="dxa"/>
              <w:left w:w="105" w:type="dxa"/>
              <w:bottom w:w="60" w:type="dxa"/>
              <w:right w:w="105" w:type="dxa"/>
            </w:tcMar>
            <w:vAlign w:val="center"/>
          </w:tcPr>
          <w:p w:rsidR="6A7B4749" w:rsidP="6A7B4749" w:rsidRDefault="6A7B4749" w14:paraId="43AA830D" w14:textId="2CB01BD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+$947 (95% CI -$9,712 to +$13,322)</w:t>
            </w:r>
          </w:p>
        </w:tc>
        <w:tc>
          <w:tcPr>
            <w:tcW w:w="1725" w:type="dxa"/>
            <w:tcMar>
              <w:top w:w="60" w:type="dxa"/>
              <w:left w:w="105" w:type="dxa"/>
              <w:bottom w:w="60" w:type="dxa"/>
              <w:right w:w="105" w:type="dxa"/>
            </w:tcMar>
            <w:vAlign w:val="center"/>
          </w:tcPr>
          <w:p w:rsidR="6A7B4749" w:rsidP="6A7B4749" w:rsidRDefault="6A7B4749" w14:paraId="0A53FC1B" w14:textId="011CB40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0.849</w:t>
            </w:r>
          </w:p>
        </w:tc>
      </w:tr>
      <w:tr w:rsidR="6A7B4749" w:rsidTr="6A7B4749" w14:paraId="071D743E">
        <w:trPr>
          <w:trHeight w:val="300"/>
        </w:trPr>
        <w:tc>
          <w:tcPr>
            <w:tcW w:w="1725" w:type="dxa"/>
            <w:tcMar>
              <w:top w:w="60" w:type="dxa"/>
              <w:left w:w="105" w:type="dxa"/>
              <w:bottom w:w="60" w:type="dxa"/>
              <w:right w:w="105" w:type="dxa"/>
            </w:tcMar>
            <w:vAlign w:val="center"/>
          </w:tcPr>
          <w:p w:rsidR="6A7B4749" w:rsidP="6A7B4749" w:rsidRDefault="6A7B4749" w14:paraId="0455A618" w14:textId="211D069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1741869E" w14:textId="79F422CF">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4387A911" w14:textId="4C1FF91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$12,427</w:t>
            </w:r>
          </w:p>
        </w:tc>
        <w:tc>
          <w:tcPr>
            <w:tcW w:w="1725" w:type="dxa"/>
            <w:tcMar>
              <w:top w:w="60" w:type="dxa"/>
              <w:left w:w="105" w:type="dxa"/>
              <w:bottom w:w="60" w:type="dxa"/>
              <w:right w:w="105" w:type="dxa"/>
            </w:tcMar>
            <w:vAlign w:val="center"/>
          </w:tcPr>
          <w:p w:rsidR="6A7B4749" w:rsidP="6A7B4749" w:rsidRDefault="6A7B4749" w14:paraId="36F891FF" w14:textId="0D0C080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$70,761</w:t>
            </w:r>
          </w:p>
        </w:tc>
        <w:tc>
          <w:tcPr>
            <w:tcW w:w="1725" w:type="dxa"/>
            <w:tcMar>
              <w:top w:w="60" w:type="dxa"/>
              <w:left w:w="105" w:type="dxa"/>
              <w:bottom w:w="60" w:type="dxa"/>
              <w:right w:w="105" w:type="dxa"/>
            </w:tcMar>
            <w:vAlign w:val="center"/>
          </w:tcPr>
          <w:p w:rsidR="6A7B4749" w:rsidP="6A7B4749" w:rsidRDefault="6A7B4749" w14:paraId="1F13DA1E" w14:textId="0DB5E0D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-$58,334 (95% CI -$80,561 to -$31,388)</w:t>
            </w:r>
          </w:p>
        </w:tc>
        <w:tc>
          <w:tcPr>
            <w:tcW w:w="1725" w:type="dxa"/>
            <w:tcMar>
              <w:top w:w="60" w:type="dxa"/>
              <w:left w:w="105" w:type="dxa"/>
              <w:bottom w:w="60" w:type="dxa"/>
              <w:right w:w="105" w:type="dxa"/>
            </w:tcMar>
            <w:vAlign w:val="center"/>
          </w:tcPr>
          <w:p w:rsidR="6A7B4749" w:rsidP="6A7B4749" w:rsidRDefault="6A7B4749" w14:paraId="504C452A" w14:textId="684792E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&lt; 0.001</w:t>
            </w:r>
          </w:p>
        </w:tc>
      </w:tr>
      <w:tr w:rsidR="6A7B4749" w:rsidTr="6A7B4749" w14:paraId="23059C9A">
        <w:trPr>
          <w:trHeight w:val="300"/>
        </w:trPr>
        <w:tc>
          <w:tcPr>
            <w:tcW w:w="1725" w:type="dxa"/>
            <w:tcMar>
              <w:top w:w="60" w:type="dxa"/>
              <w:left w:w="105" w:type="dxa"/>
              <w:bottom w:w="60" w:type="dxa"/>
              <w:right w:w="105" w:type="dxa"/>
            </w:tcMar>
            <w:vAlign w:val="center"/>
          </w:tcPr>
          <w:p w:rsidR="6A7B4749" w:rsidP="6A7B4749" w:rsidRDefault="6A7B4749" w14:paraId="608BE873" w14:textId="34E18F9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2A47D35F" w14:textId="5246C2A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2506F057" w14:textId="0E37503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$12,427</w:t>
            </w:r>
          </w:p>
        </w:tc>
        <w:tc>
          <w:tcPr>
            <w:tcW w:w="1725" w:type="dxa"/>
            <w:tcMar>
              <w:top w:w="60" w:type="dxa"/>
              <w:left w:w="105" w:type="dxa"/>
              <w:bottom w:w="60" w:type="dxa"/>
              <w:right w:w="105" w:type="dxa"/>
            </w:tcMar>
            <w:vAlign w:val="center"/>
          </w:tcPr>
          <w:p w:rsidR="6A7B4749" w:rsidP="6A7B4749" w:rsidRDefault="6A7B4749" w14:paraId="7CE8F4AE" w14:textId="45EA017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$41,756</w:t>
            </w:r>
          </w:p>
        </w:tc>
        <w:tc>
          <w:tcPr>
            <w:tcW w:w="1725" w:type="dxa"/>
            <w:tcMar>
              <w:top w:w="60" w:type="dxa"/>
              <w:left w:w="105" w:type="dxa"/>
              <w:bottom w:w="60" w:type="dxa"/>
              <w:right w:w="105" w:type="dxa"/>
            </w:tcMar>
            <w:vAlign w:val="center"/>
          </w:tcPr>
          <w:p w:rsidR="6A7B4749" w:rsidP="6A7B4749" w:rsidRDefault="6A7B4749" w14:paraId="3BDF7795" w14:textId="795A7AE9">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-$29,329 (95% CI -$72,681 to +$1,335)</w:t>
            </w:r>
          </w:p>
        </w:tc>
        <w:tc>
          <w:tcPr>
            <w:tcW w:w="1725" w:type="dxa"/>
            <w:tcMar>
              <w:top w:w="60" w:type="dxa"/>
              <w:left w:w="105" w:type="dxa"/>
              <w:bottom w:w="60" w:type="dxa"/>
              <w:right w:w="105" w:type="dxa"/>
            </w:tcMar>
            <w:vAlign w:val="center"/>
          </w:tcPr>
          <w:p w:rsidR="6A7B4749" w:rsidP="6A7B4749" w:rsidRDefault="6A7B4749" w14:paraId="1F9A4819" w14:textId="4140379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0.010</w:t>
            </w:r>
          </w:p>
        </w:tc>
      </w:tr>
    </w:tbl>
    <w:p w:rsidR="4F7B36F8" w:rsidP="6A7B4749" w:rsidRDefault="4F7B36F8" w14:paraId="1568E9C0" w14:textId="0468D87D">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12. Fundraising event contributions (2022): typical reported dollars by region among organizations that reported positive fundraising event contributions.</w:t>
      </w:r>
    </w:p>
    <w:p w:rsidR="4F7B36F8" w:rsidP="6A7B4749" w:rsidRDefault="4F7B36F8" w14:paraId="60C51591" w14:textId="21243F97">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155194516" w:id="859095751"/>
      <w:r w:rsidRPr="6A7B4749" w:rsidR="4F7B36F8">
        <w:rPr>
          <w:rFonts w:ascii="Calibri" w:hAnsi="Calibri" w:eastAsia="Calibri" w:cs="Calibri"/>
          <w:b w:val="1"/>
          <w:bCs w:val="1"/>
          <w:i w:val="0"/>
          <w:iCs w:val="0"/>
          <w:caps w:val="0"/>
          <w:smallCaps w:val="0"/>
          <w:noProof w:val="0"/>
          <w:color w:val="1F4E79"/>
          <w:sz w:val="22"/>
          <w:szCs w:val="22"/>
          <w:lang w:val="en-US"/>
        </w:rPr>
        <w:t>Mixed / unclassified contributions</w:t>
      </w:r>
      <w:bookmarkEnd w:id="859095751"/>
    </w:p>
    <w:p w:rsidR="4F7B36F8" w:rsidP="6A7B4749" w:rsidRDefault="4F7B36F8" w14:paraId="480DB6D7" w14:textId="0580BC4A">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64B016E9" wp14:anchorId="7277134C">
            <wp:extent cx="6305550" cy="3486150"/>
            <wp:effectExtent l="0" t="0" r="0" b="0"/>
            <wp:docPr id="1275491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491193" name="Picture 1275491193"/>
                    <pic:cNvPicPr/>
                  </pic:nvPicPr>
                  <pic:blipFill>
                    <a:blip xmlns:r="http://schemas.openxmlformats.org/officeDocument/2006/relationships" r:embed="rId1231535127">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7304A640">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1747C142" w14:textId="4914D6C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6A5DAFE2" w14:textId="74F7CC20">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26F80CA0" w14:textId="5DD3DC9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438890D6" w14:textId="3FB33B8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28D1C629" w14:textId="796B579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2C09FFD5" w14:textId="414A778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0336ECD9">
        <w:trPr>
          <w:trHeight w:val="300"/>
        </w:trPr>
        <w:tc>
          <w:tcPr>
            <w:tcW w:w="1725" w:type="dxa"/>
            <w:tcMar>
              <w:top w:w="60" w:type="dxa"/>
              <w:left w:w="105" w:type="dxa"/>
              <w:bottom w:w="60" w:type="dxa"/>
              <w:right w:w="105" w:type="dxa"/>
            </w:tcMar>
            <w:vAlign w:val="center"/>
          </w:tcPr>
          <w:p w:rsidR="6A7B4749" w:rsidP="6A7B4749" w:rsidRDefault="6A7B4749" w14:paraId="428C2168" w14:textId="67BD362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645CD22F" w14:textId="39448AA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7FFE917B" w14:textId="3A8175E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$65,792</w:t>
            </w:r>
          </w:p>
        </w:tc>
        <w:tc>
          <w:tcPr>
            <w:tcW w:w="1725" w:type="dxa"/>
            <w:tcMar>
              <w:top w:w="60" w:type="dxa"/>
              <w:left w:w="105" w:type="dxa"/>
              <w:bottom w:w="60" w:type="dxa"/>
              <w:right w:w="105" w:type="dxa"/>
            </w:tcMar>
            <w:vAlign w:val="center"/>
          </w:tcPr>
          <w:p w:rsidR="6A7B4749" w:rsidP="6A7B4749" w:rsidRDefault="6A7B4749" w14:paraId="5781FF10" w14:textId="249C60D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$83,785</w:t>
            </w:r>
          </w:p>
        </w:tc>
        <w:tc>
          <w:tcPr>
            <w:tcW w:w="1725" w:type="dxa"/>
            <w:tcMar>
              <w:top w:w="60" w:type="dxa"/>
              <w:left w:w="105" w:type="dxa"/>
              <w:bottom w:w="60" w:type="dxa"/>
              <w:right w:w="105" w:type="dxa"/>
            </w:tcMar>
            <w:vAlign w:val="center"/>
          </w:tcPr>
          <w:p w:rsidR="6A7B4749" w:rsidP="6A7B4749" w:rsidRDefault="6A7B4749" w14:paraId="7D26B288" w14:textId="044E321A">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-$17,992 (95% CI -$49,754 to +$8,827)</w:t>
            </w:r>
          </w:p>
        </w:tc>
        <w:tc>
          <w:tcPr>
            <w:tcW w:w="1725" w:type="dxa"/>
            <w:tcMar>
              <w:top w:w="60" w:type="dxa"/>
              <w:left w:w="105" w:type="dxa"/>
              <w:bottom w:w="60" w:type="dxa"/>
              <w:right w:w="105" w:type="dxa"/>
            </w:tcMar>
            <w:vAlign w:val="center"/>
          </w:tcPr>
          <w:p w:rsidR="6A7B4749" w:rsidP="6A7B4749" w:rsidRDefault="6A7B4749" w14:paraId="7EF15AC9" w14:textId="5D17E5CF">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0.157</w:t>
            </w:r>
          </w:p>
        </w:tc>
      </w:tr>
      <w:tr w:rsidR="6A7B4749" w:rsidTr="6A7B4749" w14:paraId="44716797">
        <w:trPr>
          <w:trHeight w:val="300"/>
        </w:trPr>
        <w:tc>
          <w:tcPr>
            <w:tcW w:w="1725" w:type="dxa"/>
            <w:tcMar>
              <w:top w:w="60" w:type="dxa"/>
              <w:left w:w="105" w:type="dxa"/>
              <w:bottom w:w="60" w:type="dxa"/>
              <w:right w:w="105" w:type="dxa"/>
            </w:tcMar>
            <w:vAlign w:val="center"/>
          </w:tcPr>
          <w:p w:rsidR="6A7B4749" w:rsidP="6A7B4749" w:rsidRDefault="6A7B4749" w14:paraId="2B789C78" w14:textId="6ADCE5D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1D5D0870" w14:textId="3BFF086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54F02F3A" w14:textId="28D2DE3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$65,792</w:t>
            </w:r>
          </w:p>
        </w:tc>
        <w:tc>
          <w:tcPr>
            <w:tcW w:w="1725" w:type="dxa"/>
            <w:tcMar>
              <w:top w:w="60" w:type="dxa"/>
              <w:left w:w="105" w:type="dxa"/>
              <w:bottom w:w="60" w:type="dxa"/>
              <w:right w:w="105" w:type="dxa"/>
            </w:tcMar>
            <w:vAlign w:val="center"/>
          </w:tcPr>
          <w:p w:rsidR="6A7B4749" w:rsidP="6A7B4749" w:rsidRDefault="6A7B4749" w14:paraId="22CE3972" w14:textId="77BBC4C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$92,278</w:t>
            </w:r>
          </w:p>
        </w:tc>
        <w:tc>
          <w:tcPr>
            <w:tcW w:w="1725" w:type="dxa"/>
            <w:tcMar>
              <w:top w:w="60" w:type="dxa"/>
              <w:left w:w="105" w:type="dxa"/>
              <w:bottom w:w="60" w:type="dxa"/>
              <w:right w:w="105" w:type="dxa"/>
            </w:tcMar>
            <w:vAlign w:val="center"/>
          </w:tcPr>
          <w:p w:rsidR="6A7B4749" w:rsidP="6A7B4749" w:rsidRDefault="6A7B4749" w14:paraId="75831705" w14:textId="56013DFD">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-$26,486 (95% CI -$50,596 to -$2,907)</w:t>
            </w:r>
          </w:p>
        </w:tc>
        <w:tc>
          <w:tcPr>
            <w:tcW w:w="1725" w:type="dxa"/>
            <w:tcMar>
              <w:top w:w="60" w:type="dxa"/>
              <w:left w:w="105" w:type="dxa"/>
              <w:bottom w:w="60" w:type="dxa"/>
              <w:right w:w="105" w:type="dxa"/>
            </w:tcMar>
            <w:vAlign w:val="center"/>
          </w:tcPr>
          <w:p w:rsidR="6A7B4749" w:rsidP="6A7B4749" w:rsidRDefault="6A7B4749" w14:paraId="728B1B60" w14:textId="481919A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0.033</w:t>
            </w:r>
          </w:p>
        </w:tc>
      </w:tr>
      <w:tr w:rsidR="6A7B4749" w:rsidTr="6A7B4749" w14:paraId="3EB3FDF7">
        <w:trPr>
          <w:trHeight w:val="300"/>
        </w:trPr>
        <w:tc>
          <w:tcPr>
            <w:tcW w:w="1725" w:type="dxa"/>
            <w:tcMar>
              <w:top w:w="60" w:type="dxa"/>
              <w:left w:w="105" w:type="dxa"/>
              <w:bottom w:w="60" w:type="dxa"/>
              <w:right w:w="105" w:type="dxa"/>
            </w:tcMar>
            <w:vAlign w:val="center"/>
          </w:tcPr>
          <w:p w:rsidR="6A7B4749" w:rsidP="6A7B4749" w:rsidRDefault="6A7B4749" w14:paraId="447FC31A" w14:textId="7095BE83">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3E9E28AD" w14:textId="483E02D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223BE7C7" w14:textId="6664247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$65,792</w:t>
            </w:r>
          </w:p>
        </w:tc>
        <w:tc>
          <w:tcPr>
            <w:tcW w:w="1725" w:type="dxa"/>
            <w:tcMar>
              <w:top w:w="60" w:type="dxa"/>
              <w:left w:w="105" w:type="dxa"/>
              <w:bottom w:w="60" w:type="dxa"/>
              <w:right w:w="105" w:type="dxa"/>
            </w:tcMar>
            <w:vAlign w:val="center"/>
          </w:tcPr>
          <w:p w:rsidR="6A7B4749" w:rsidP="6A7B4749" w:rsidRDefault="6A7B4749" w14:paraId="27946882" w14:textId="3211D36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$71,005</w:t>
            </w:r>
          </w:p>
        </w:tc>
        <w:tc>
          <w:tcPr>
            <w:tcW w:w="1725" w:type="dxa"/>
            <w:tcMar>
              <w:top w:w="60" w:type="dxa"/>
              <w:left w:w="105" w:type="dxa"/>
              <w:bottom w:w="60" w:type="dxa"/>
              <w:right w:w="105" w:type="dxa"/>
            </w:tcMar>
            <w:vAlign w:val="center"/>
          </w:tcPr>
          <w:p w:rsidR="6A7B4749" w:rsidP="6A7B4749" w:rsidRDefault="6A7B4749" w14:paraId="02817106" w14:textId="68B468F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-$5,212 (95% CI -$29,255 to +$15,095)</w:t>
            </w:r>
          </w:p>
        </w:tc>
        <w:tc>
          <w:tcPr>
            <w:tcW w:w="1725" w:type="dxa"/>
            <w:tcMar>
              <w:top w:w="60" w:type="dxa"/>
              <w:left w:w="105" w:type="dxa"/>
              <w:bottom w:w="60" w:type="dxa"/>
              <w:right w:w="105" w:type="dxa"/>
            </w:tcMar>
            <w:vAlign w:val="center"/>
          </w:tcPr>
          <w:p w:rsidR="6A7B4749" w:rsidP="6A7B4749" w:rsidRDefault="6A7B4749" w14:paraId="33C419B2" w14:textId="5DC0FD5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0.619</w:t>
            </w:r>
          </w:p>
        </w:tc>
      </w:tr>
      <w:tr w:rsidR="6A7B4749" w:rsidTr="6A7B4749" w14:paraId="3B8FD780">
        <w:trPr>
          <w:trHeight w:val="300"/>
        </w:trPr>
        <w:tc>
          <w:tcPr>
            <w:tcW w:w="1725" w:type="dxa"/>
            <w:tcMar>
              <w:top w:w="60" w:type="dxa"/>
              <w:left w:w="105" w:type="dxa"/>
              <w:bottom w:w="60" w:type="dxa"/>
              <w:right w:w="105" w:type="dxa"/>
            </w:tcMar>
            <w:vAlign w:val="center"/>
          </w:tcPr>
          <w:p w:rsidR="6A7B4749" w:rsidP="6A7B4749" w:rsidRDefault="6A7B4749" w14:paraId="5FA26063" w14:textId="2411B22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5D00F6AB" w14:textId="5838AA95">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153D8EBA" w14:textId="264694E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$65,792</w:t>
            </w:r>
          </w:p>
        </w:tc>
        <w:tc>
          <w:tcPr>
            <w:tcW w:w="1725" w:type="dxa"/>
            <w:tcMar>
              <w:top w:w="60" w:type="dxa"/>
              <w:left w:w="105" w:type="dxa"/>
              <w:bottom w:w="60" w:type="dxa"/>
              <w:right w:w="105" w:type="dxa"/>
            </w:tcMar>
            <w:vAlign w:val="center"/>
          </w:tcPr>
          <w:p w:rsidR="6A7B4749" w:rsidP="6A7B4749" w:rsidRDefault="6A7B4749" w14:paraId="4576FFB5" w14:textId="479B1A5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$88,552</w:t>
            </w:r>
          </w:p>
        </w:tc>
        <w:tc>
          <w:tcPr>
            <w:tcW w:w="1725" w:type="dxa"/>
            <w:tcMar>
              <w:top w:w="60" w:type="dxa"/>
              <w:left w:w="105" w:type="dxa"/>
              <w:bottom w:w="60" w:type="dxa"/>
              <w:right w:w="105" w:type="dxa"/>
            </w:tcMar>
            <w:vAlign w:val="center"/>
          </w:tcPr>
          <w:p w:rsidR="6A7B4749" w:rsidP="6A7B4749" w:rsidRDefault="6A7B4749" w14:paraId="6B6822EE" w14:textId="5F3F5B4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-$22,760 (95% CI -$58,330 to +$11,256)</w:t>
            </w:r>
          </w:p>
        </w:tc>
        <w:tc>
          <w:tcPr>
            <w:tcW w:w="1725" w:type="dxa"/>
            <w:tcMar>
              <w:top w:w="60" w:type="dxa"/>
              <w:left w:w="105" w:type="dxa"/>
              <w:bottom w:w="60" w:type="dxa"/>
              <w:right w:w="105" w:type="dxa"/>
            </w:tcMar>
            <w:vAlign w:val="center"/>
          </w:tcPr>
          <w:p w:rsidR="6A7B4749" w:rsidP="6A7B4749" w:rsidRDefault="6A7B4749" w14:paraId="05BB644F" w14:textId="56D0ABC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0.099</w:t>
            </w:r>
          </w:p>
        </w:tc>
      </w:tr>
    </w:tbl>
    <w:p w:rsidR="4F7B36F8" w:rsidP="6A7B4749" w:rsidRDefault="4F7B36F8" w14:paraId="0C9D1A17" w14:textId="158376E9">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13. Mixed or unclassified contributions (2022): typical reported dollars by region among organizations that reported positive mixed or unclassified contributions.</w:t>
      </w:r>
    </w:p>
    <w:p w:rsidR="4F7B36F8" w:rsidP="6A7B4749" w:rsidRDefault="4F7B36F8" w14:paraId="74B90BDF" w14:textId="3DBD89CC">
      <w:pPr>
        <w:pStyle w:val="Heading3"/>
        <w:keepNext w:val="1"/>
        <w:keepLines w:val="1"/>
        <w:bidi w:val="0"/>
        <w:spacing w:before="160" w:after="80"/>
        <w:rPr>
          <w:rFonts w:ascii="Calibri" w:hAnsi="Calibri" w:eastAsia="Calibri" w:cs="Calibri"/>
          <w:b w:val="1"/>
          <w:bCs w:val="1"/>
          <w:i w:val="0"/>
          <w:iCs w:val="0"/>
          <w:caps w:val="0"/>
          <w:smallCaps w:val="0"/>
          <w:noProof w:val="0"/>
          <w:color w:val="1F4E79"/>
          <w:sz w:val="22"/>
          <w:szCs w:val="22"/>
          <w:lang w:val="en-US"/>
        </w:rPr>
      </w:pPr>
      <w:bookmarkStart w:name="_Toc641663993" w:id="2100574739"/>
      <w:r w:rsidRPr="6A7B4749" w:rsidR="4F7B36F8">
        <w:rPr>
          <w:rFonts w:ascii="Calibri" w:hAnsi="Calibri" w:eastAsia="Calibri" w:cs="Calibri"/>
          <w:b w:val="1"/>
          <w:bCs w:val="1"/>
          <w:i w:val="0"/>
          <w:iCs w:val="0"/>
          <w:caps w:val="0"/>
          <w:smallCaps w:val="0"/>
          <w:noProof w:val="0"/>
          <w:color w:val="1F4E79"/>
          <w:sz w:val="22"/>
          <w:szCs w:val="22"/>
          <w:lang w:val="en-US"/>
        </w:rPr>
        <w:t>Other revenue</w:t>
      </w:r>
      <w:bookmarkEnd w:id="2100574739"/>
    </w:p>
    <w:p w:rsidR="4F7B36F8" w:rsidP="6A7B4749" w:rsidRDefault="4F7B36F8" w14:paraId="68317F50" w14:textId="0A883B20">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4F7B36F8">
        <w:drawing>
          <wp:inline wp14:editId="7AF5E4FE" wp14:anchorId="691806A3">
            <wp:extent cx="6305550" cy="3486150"/>
            <wp:effectExtent l="0" t="0" r="0" b="0"/>
            <wp:docPr id="490137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137771" name="Picture 490137771"/>
                    <pic:cNvPicPr/>
                  </pic:nvPicPr>
                  <pic:blipFill>
                    <a:blip xmlns:r="http://schemas.openxmlformats.org/officeDocument/2006/relationships" r:embed="rId106749418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25"/>
        <w:gridCol w:w="1725"/>
        <w:gridCol w:w="1725"/>
        <w:gridCol w:w="1725"/>
        <w:gridCol w:w="1725"/>
        <w:gridCol w:w="1725"/>
      </w:tblGrid>
      <w:tr w:rsidR="6A7B4749" w:rsidTr="6A7B4749" w14:paraId="39B7CCC2">
        <w:trPr>
          <w:trHeight w:val="300"/>
        </w:trPr>
        <w:tc>
          <w:tcPr>
            <w:tcW w:w="1725" w:type="dxa"/>
            <w:shd w:val="clear" w:color="auto" w:fill="D9EAF7"/>
            <w:tcMar>
              <w:top w:w="60" w:type="dxa"/>
              <w:left w:w="105" w:type="dxa"/>
              <w:bottom w:w="60" w:type="dxa"/>
              <w:right w:w="105" w:type="dxa"/>
            </w:tcMar>
            <w:vAlign w:val="center"/>
          </w:tcPr>
          <w:p w:rsidR="6A7B4749" w:rsidP="6A7B4749" w:rsidRDefault="6A7B4749" w14:paraId="50E48F78" w14:textId="0F9C159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region</w:t>
            </w:r>
          </w:p>
        </w:tc>
        <w:tc>
          <w:tcPr>
            <w:tcW w:w="1725" w:type="dxa"/>
            <w:shd w:val="clear" w:color="auto" w:fill="D9EAF7"/>
            <w:tcMar>
              <w:top w:w="60" w:type="dxa"/>
              <w:left w:w="105" w:type="dxa"/>
              <w:bottom w:w="60" w:type="dxa"/>
              <w:right w:w="105" w:type="dxa"/>
            </w:tcMar>
            <w:vAlign w:val="center"/>
          </w:tcPr>
          <w:p w:rsidR="6A7B4749" w:rsidP="6A7B4749" w:rsidRDefault="6A7B4749" w14:paraId="070DE094" w14:textId="41F3B3E1">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Direction</w:t>
            </w:r>
          </w:p>
        </w:tc>
        <w:tc>
          <w:tcPr>
            <w:tcW w:w="1725" w:type="dxa"/>
            <w:shd w:val="clear" w:color="auto" w:fill="D9EAF7"/>
            <w:tcMar>
              <w:top w:w="60" w:type="dxa"/>
              <w:left w:w="105" w:type="dxa"/>
              <w:bottom w:w="60" w:type="dxa"/>
              <w:right w:w="105" w:type="dxa"/>
            </w:tcMar>
            <w:vAlign w:val="center"/>
          </w:tcPr>
          <w:p w:rsidR="6A7B4749" w:rsidP="6A7B4749" w:rsidRDefault="6A7B4749" w14:paraId="72CA00A1" w14:textId="3C7CE754">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Black Hills median</w:t>
            </w:r>
          </w:p>
        </w:tc>
        <w:tc>
          <w:tcPr>
            <w:tcW w:w="1725" w:type="dxa"/>
            <w:shd w:val="clear" w:color="auto" w:fill="D9EAF7"/>
            <w:tcMar>
              <w:top w:w="60" w:type="dxa"/>
              <w:left w:w="105" w:type="dxa"/>
              <w:bottom w:w="60" w:type="dxa"/>
              <w:right w:w="105" w:type="dxa"/>
            </w:tcMar>
            <w:vAlign w:val="center"/>
          </w:tcPr>
          <w:p w:rsidR="6A7B4749" w:rsidP="6A7B4749" w:rsidRDefault="6A7B4749" w14:paraId="4A88BF8C" w14:textId="4C33C37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Benchmark median</w:t>
            </w:r>
          </w:p>
        </w:tc>
        <w:tc>
          <w:tcPr>
            <w:tcW w:w="1725" w:type="dxa"/>
            <w:shd w:val="clear" w:color="auto" w:fill="D9EAF7"/>
            <w:tcMar>
              <w:top w:w="60" w:type="dxa"/>
              <w:left w:w="105" w:type="dxa"/>
              <w:bottom w:w="60" w:type="dxa"/>
              <w:right w:w="105" w:type="dxa"/>
            </w:tcMar>
            <w:vAlign w:val="center"/>
          </w:tcPr>
          <w:p w:rsidR="6A7B4749" w:rsidP="6A7B4749" w:rsidRDefault="6A7B4749" w14:paraId="721BBAC0" w14:textId="582005B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Median gap (95% CI)</w:t>
            </w:r>
          </w:p>
        </w:tc>
        <w:tc>
          <w:tcPr>
            <w:tcW w:w="1725" w:type="dxa"/>
            <w:shd w:val="clear" w:color="auto" w:fill="D9EAF7"/>
            <w:tcMar>
              <w:top w:w="60" w:type="dxa"/>
              <w:left w:w="105" w:type="dxa"/>
              <w:bottom w:w="60" w:type="dxa"/>
              <w:right w:w="105" w:type="dxa"/>
            </w:tcMar>
            <w:vAlign w:val="center"/>
          </w:tcPr>
          <w:p w:rsidR="6A7B4749" w:rsidP="6A7B4749" w:rsidRDefault="6A7B4749" w14:paraId="0108DA38" w14:textId="5CC6A090">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1"/>
                <w:bCs w:val="1"/>
                <w:i w:val="0"/>
                <w:iCs w:val="0"/>
                <w:sz w:val="15"/>
                <w:szCs w:val="15"/>
                <w:lang w:val="en-US"/>
              </w:rPr>
              <w:t>p-value</w:t>
            </w:r>
          </w:p>
        </w:tc>
      </w:tr>
      <w:tr w:rsidR="6A7B4749" w:rsidTr="6A7B4749" w14:paraId="4C70C5B6">
        <w:trPr>
          <w:trHeight w:val="300"/>
        </w:trPr>
        <w:tc>
          <w:tcPr>
            <w:tcW w:w="1725" w:type="dxa"/>
            <w:tcMar>
              <w:top w:w="60" w:type="dxa"/>
              <w:left w:w="105" w:type="dxa"/>
              <w:bottom w:w="60" w:type="dxa"/>
              <w:right w:w="105" w:type="dxa"/>
            </w:tcMar>
            <w:vAlign w:val="center"/>
          </w:tcPr>
          <w:p w:rsidR="6A7B4749" w:rsidP="6A7B4749" w:rsidRDefault="6A7B4749" w14:paraId="2C1E3557" w14:textId="5BFF6A5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Billings</w:t>
            </w:r>
          </w:p>
        </w:tc>
        <w:tc>
          <w:tcPr>
            <w:tcW w:w="1725" w:type="dxa"/>
            <w:tcMar>
              <w:top w:w="60" w:type="dxa"/>
              <w:left w:w="105" w:type="dxa"/>
              <w:bottom w:w="60" w:type="dxa"/>
              <w:right w:w="105" w:type="dxa"/>
            </w:tcMar>
            <w:vAlign w:val="center"/>
          </w:tcPr>
          <w:p w:rsidR="6A7B4749" w:rsidP="6A7B4749" w:rsidRDefault="6A7B4749" w14:paraId="1535F707" w14:textId="13B158DB">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1D8BA7BF" w14:textId="11243D4C">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$14,805</w:t>
            </w:r>
          </w:p>
        </w:tc>
        <w:tc>
          <w:tcPr>
            <w:tcW w:w="1725" w:type="dxa"/>
            <w:tcMar>
              <w:top w:w="60" w:type="dxa"/>
              <w:left w:w="105" w:type="dxa"/>
              <w:bottom w:w="60" w:type="dxa"/>
              <w:right w:w="105" w:type="dxa"/>
            </w:tcMar>
            <w:vAlign w:val="center"/>
          </w:tcPr>
          <w:p w:rsidR="6A7B4749" w:rsidP="6A7B4749" w:rsidRDefault="6A7B4749" w14:paraId="32A80C4B" w14:textId="37D55B9B">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$27,630</w:t>
            </w:r>
          </w:p>
        </w:tc>
        <w:tc>
          <w:tcPr>
            <w:tcW w:w="1725" w:type="dxa"/>
            <w:tcMar>
              <w:top w:w="60" w:type="dxa"/>
              <w:left w:w="105" w:type="dxa"/>
              <w:bottom w:w="60" w:type="dxa"/>
              <w:right w:w="105" w:type="dxa"/>
            </w:tcMar>
            <w:vAlign w:val="center"/>
          </w:tcPr>
          <w:p w:rsidR="6A7B4749" w:rsidP="6A7B4749" w:rsidRDefault="6A7B4749" w14:paraId="026A6051" w14:textId="2ADFD6E6">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-$12,825 (95% CI -$22,923 to -$1,324)</w:t>
            </w:r>
          </w:p>
        </w:tc>
        <w:tc>
          <w:tcPr>
            <w:tcW w:w="1725" w:type="dxa"/>
            <w:tcMar>
              <w:top w:w="60" w:type="dxa"/>
              <w:left w:w="105" w:type="dxa"/>
              <w:bottom w:w="60" w:type="dxa"/>
              <w:right w:w="105" w:type="dxa"/>
            </w:tcMar>
            <w:vAlign w:val="center"/>
          </w:tcPr>
          <w:p w:rsidR="6A7B4749" w:rsidP="6A7B4749" w:rsidRDefault="6A7B4749" w14:paraId="3A739A36" w14:textId="719EF847">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0.010</w:t>
            </w:r>
          </w:p>
        </w:tc>
      </w:tr>
      <w:tr w:rsidR="6A7B4749" w:rsidTr="6A7B4749" w14:paraId="77DEE9B3">
        <w:trPr>
          <w:trHeight w:val="300"/>
        </w:trPr>
        <w:tc>
          <w:tcPr>
            <w:tcW w:w="1725" w:type="dxa"/>
            <w:tcMar>
              <w:top w:w="60" w:type="dxa"/>
              <w:left w:w="105" w:type="dxa"/>
              <w:bottom w:w="60" w:type="dxa"/>
              <w:right w:w="105" w:type="dxa"/>
            </w:tcMar>
            <w:vAlign w:val="center"/>
          </w:tcPr>
          <w:p w:rsidR="6A7B4749" w:rsidP="6A7B4749" w:rsidRDefault="6A7B4749" w14:paraId="3DA1DFB3" w14:textId="639B681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Flagstaff</w:t>
            </w:r>
          </w:p>
        </w:tc>
        <w:tc>
          <w:tcPr>
            <w:tcW w:w="1725" w:type="dxa"/>
            <w:tcMar>
              <w:top w:w="60" w:type="dxa"/>
              <w:left w:w="105" w:type="dxa"/>
              <w:bottom w:w="60" w:type="dxa"/>
              <w:right w:w="105" w:type="dxa"/>
            </w:tcMar>
            <w:vAlign w:val="center"/>
          </w:tcPr>
          <w:p w:rsidR="6A7B4749" w:rsidP="6A7B4749" w:rsidRDefault="6A7B4749" w14:paraId="79EC603F" w14:textId="0487DF77">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5F163F3D" w14:textId="750E6BD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$14,805</w:t>
            </w:r>
          </w:p>
        </w:tc>
        <w:tc>
          <w:tcPr>
            <w:tcW w:w="1725" w:type="dxa"/>
            <w:tcMar>
              <w:top w:w="60" w:type="dxa"/>
              <w:left w:w="105" w:type="dxa"/>
              <w:bottom w:w="60" w:type="dxa"/>
              <w:right w:w="105" w:type="dxa"/>
            </w:tcMar>
            <w:vAlign w:val="center"/>
          </w:tcPr>
          <w:p w:rsidR="6A7B4749" w:rsidP="6A7B4749" w:rsidRDefault="6A7B4749" w14:paraId="0C11F21D" w14:textId="3844C37D">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$21,811</w:t>
            </w:r>
          </w:p>
        </w:tc>
        <w:tc>
          <w:tcPr>
            <w:tcW w:w="1725" w:type="dxa"/>
            <w:tcMar>
              <w:top w:w="60" w:type="dxa"/>
              <w:left w:w="105" w:type="dxa"/>
              <w:bottom w:w="60" w:type="dxa"/>
              <w:right w:w="105" w:type="dxa"/>
            </w:tcMar>
            <w:vAlign w:val="center"/>
          </w:tcPr>
          <w:p w:rsidR="6A7B4749" w:rsidP="6A7B4749" w:rsidRDefault="6A7B4749" w14:paraId="08EBE8BF" w14:textId="36C8F2FC">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-$7,006 (95% CI -$27,475 to +$6,558)</w:t>
            </w:r>
          </w:p>
        </w:tc>
        <w:tc>
          <w:tcPr>
            <w:tcW w:w="1725" w:type="dxa"/>
            <w:tcMar>
              <w:top w:w="60" w:type="dxa"/>
              <w:left w:w="105" w:type="dxa"/>
              <w:bottom w:w="60" w:type="dxa"/>
              <w:right w:w="105" w:type="dxa"/>
            </w:tcMar>
            <w:vAlign w:val="center"/>
          </w:tcPr>
          <w:p w:rsidR="6A7B4749" w:rsidP="6A7B4749" w:rsidRDefault="6A7B4749" w14:paraId="5398CD04" w14:textId="3A8BFEE6">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0.292</w:t>
            </w:r>
          </w:p>
        </w:tc>
      </w:tr>
      <w:tr w:rsidR="6A7B4749" w:rsidTr="6A7B4749" w14:paraId="63371571">
        <w:trPr>
          <w:trHeight w:val="300"/>
        </w:trPr>
        <w:tc>
          <w:tcPr>
            <w:tcW w:w="1725" w:type="dxa"/>
            <w:tcMar>
              <w:top w:w="60" w:type="dxa"/>
              <w:left w:w="105" w:type="dxa"/>
              <w:bottom w:w="60" w:type="dxa"/>
              <w:right w:w="105" w:type="dxa"/>
            </w:tcMar>
            <w:vAlign w:val="center"/>
          </w:tcPr>
          <w:p w:rsidR="6A7B4749" w:rsidP="6A7B4749" w:rsidRDefault="6A7B4749" w14:paraId="3FD8A80B" w14:textId="18868F09">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Sioux Falls</w:t>
            </w:r>
          </w:p>
        </w:tc>
        <w:tc>
          <w:tcPr>
            <w:tcW w:w="1725" w:type="dxa"/>
            <w:tcMar>
              <w:top w:w="60" w:type="dxa"/>
              <w:left w:w="105" w:type="dxa"/>
              <w:bottom w:w="60" w:type="dxa"/>
              <w:right w:w="105" w:type="dxa"/>
            </w:tcMar>
            <w:vAlign w:val="center"/>
          </w:tcPr>
          <w:p w:rsidR="6A7B4749" w:rsidP="6A7B4749" w:rsidRDefault="6A7B4749" w14:paraId="48AB39C2" w14:textId="5843C6A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significant</w:t>
            </w:r>
          </w:p>
        </w:tc>
        <w:tc>
          <w:tcPr>
            <w:tcW w:w="1725" w:type="dxa"/>
            <w:tcMar>
              <w:top w:w="60" w:type="dxa"/>
              <w:left w:w="105" w:type="dxa"/>
              <w:bottom w:w="60" w:type="dxa"/>
              <w:right w:w="105" w:type="dxa"/>
            </w:tcMar>
            <w:vAlign w:val="center"/>
          </w:tcPr>
          <w:p w:rsidR="6A7B4749" w:rsidP="6A7B4749" w:rsidRDefault="6A7B4749" w14:paraId="7A865F2D" w14:textId="0411B60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$14,805</w:t>
            </w:r>
          </w:p>
        </w:tc>
        <w:tc>
          <w:tcPr>
            <w:tcW w:w="1725" w:type="dxa"/>
            <w:tcMar>
              <w:top w:w="60" w:type="dxa"/>
              <w:left w:w="105" w:type="dxa"/>
              <w:bottom w:w="60" w:type="dxa"/>
              <w:right w:w="105" w:type="dxa"/>
            </w:tcMar>
            <w:vAlign w:val="center"/>
          </w:tcPr>
          <w:p w:rsidR="6A7B4749" w:rsidP="6A7B4749" w:rsidRDefault="6A7B4749" w14:paraId="62AA3709" w14:textId="1FB5D1B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$32,467</w:t>
            </w:r>
          </w:p>
        </w:tc>
        <w:tc>
          <w:tcPr>
            <w:tcW w:w="1725" w:type="dxa"/>
            <w:tcMar>
              <w:top w:w="60" w:type="dxa"/>
              <w:left w:w="105" w:type="dxa"/>
              <w:bottom w:w="60" w:type="dxa"/>
              <w:right w:w="105" w:type="dxa"/>
            </w:tcMar>
            <w:vAlign w:val="center"/>
          </w:tcPr>
          <w:p w:rsidR="6A7B4749" w:rsidP="6A7B4749" w:rsidRDefault="6A7B4749" w14:paraId="62259D59" w14:textId="1A06754E">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-$17,662 (95% CI -$25,196 to -$6,938)</w:t>
            </w:r>
          </w:p>
        </w:tc>
        <w:tc>
          <w:tcPr>
            <w:tcW w:w="1725" w:type="dxa"/>
            <w:tcMar>
              <w:top w:w="60" w:type="dxa"/>
              <w:left w:w="105" w:type="dxa"/>
              <w:bottom w:w="60" w:type="dxa"/>
              <w:right w:w="105" w:type="dxa"/>
            </w:tcMar>
            <w:vAlign w:val="center"/>
          </w:tcPr>
          <w:p w:rsidR="6A7B4749" w:rsidP="6A7B4749" w:rsidRDefault="6A7B4749" w14:paraId="2D1F8218" w14:textId="07B2FC28">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0.001</w:t>
            </w:r>
          </w:p>
        </w:tc>
      </w:tr>
      <w:tr w:rsidR="6A7B4749" w:rsidTr="6A7B4749" w14:paraId="790A9253">
        <w:trPr>
          <w:trHeight w:val="300"/>
        </w:trPr>
        <w:tc>
          <w:tcPr>
            <w:tcW w:w="1725" w:type="dxa"/>
            <w:tcMar>
              <w:top w:w="60" w:type="dxa"/>
              <w:left w:w="105" w:type="dxa"/>
              <w:bottom w:w="60" w:type="dxa"/>
              <w:right w:w="105" w:type="dxa"/>
            </w:tcMar>
            <w:vAlign w:val="center"/>
          </w:tcPr>
          <w:p w:rsidR="6A7B4749" w:rsidP="6A7B4749" w:rsidRDefault="6A7B4749" w14:paraId="48326FF1" w14:textId="715732C5">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Missoula</w:t>
            </w:r>
          </w:p>
        </w:tc>
        <w:tc>
          <w:tcPr>
            <w:tcW w:w="1725" w:type="dxa"/>
            <w:tcMar>
              <w:top w:w="60" w:type="dxa"/>
              <w:left w:w="105" w:type="dxa"/>
              <w:bottom w:w="60" w:type="dxa"/>
              <w:right w:w="105" w:type="dxa"/>
            </w:tcMar>
            <w:vAlign w:val="center"/>
          </w:tcPr>
          <w:p w:rsidR="6A7B4749" w:rsidP="6A7B4749" w:rsidRDefault="6A7B4749" w14:paraId="776AD161" w14:textId="460B2C48">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Black Hills lower among reporters; not significant</w:t>
            </w:r>
          </w:p>
        </w:tc>
        <w:tc>
          <w:tcPr>
            <w:tcW w:w="1725" w:type="dxa"/>
            <w:tcMar>
              <w:top w:w="60" w:type="dxa"/>
              <w:left w:w="105" w:type="dxa"/>
              <w:bottom w:w="60" w:type="dxa"/>
              <w:right w:w="105" w:type="dxa"/>
            </w:tcMar>
            <w:vAlign w:val="center"/>
          </w:tcPr>
          <w:p w:rsidR="6A7B4749" w:rsidP="6A7B4749" w:rsidRDefault="6A7B4749" w14:paraId="7100BD71" w14:textId="670482DA">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$14,805</w:t>
            </w:r>
          </w:p>
        </w:tc>
        <w:tc>
          <w:tcPr>
            <w:tcW w:w="1725" w:type="dxa"/>
            <w:tcMar>
              <w:top w:w="60" w:type="dxa"/>
              <w:left w:w="105" w:type="dxa"/>
              <w:bottom w:w="60" w:type="dxa"/>
              <w:right w:w="105" w:type="dxa"/>
            </w:tcMar>
            <w:vAlign w:val="center"/>
          </w:tcPr>
          <w:p w:rsidR="6A7B4749" w:rsidP="6A7B4749" w:rsidRDefault="6A7B4749" w14:paraId="2A09D133" w14:textId="6FF3DBFE">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$15,612</w:t>
            </w:r>
          </w:p>
        </w:tc>
        <w:tc>
          <w:tcPr>
            <w:tcW w:w="1725" w:type="dxa"/>
            <w:tcMar>
              <w:top w:w="60" w:type="dxa"/>
              <w:left w:w="105" w:type="dxa"/>
              <w:bottom w:w="60" w:type="dxa"/>
              <w:right w:w="105" w:type="dxa"/>
            </w:tcMar>
            <w:vAlign w:val="center"/>
          </w:tcPr>
          <w:p w:rsidR="6A7B4749" w:rsidP="6A7B4749" w:rsidRDefault="6A7B4749" w14:paraId="3025B470" w14:textId="2B3C87D2">
            <w:pPr>
              <w:bidi w:val="0"/>
              <w:spacing w:after="0" w:line="240" w:lineRule="auto"/>
              <w:jc w:val="left"/>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-$807 (95% CI -$8,600 to +$7,563)</w:t>
            </w:r>
          </w:p>
        </w:tc>
        <w:tc>
          <w:tcPr>
            <w:tcW w:w="1725" w:type="dxa"/>
            <w:tcMar>
              <w:top w:w="60" w:type="dxa"/>
              <w:left w:w="105" w:type="dxa"/>
              <w:bottom w:w="60" w:type="dxa"/>
              <w:right w:w="105" w:type="dxa"/>
            </w:tcMar>
            <w:vAlign w:val="center"/>
          </w:tcPr>
          <w:p w:rsidR="6A7B4749" w:rsidP="6A7B4749" w:rsidRDefault="6A7B4749" w14:paraId="725AA847" w14:textId="67D7A482">
            <w:pPr>
              <w:bidi w:val="0"/>
              <w:spacing w:after="0" w:line="240" w:lineRule="auto"/>
              <w:jc w:val="center"/>
              <w:rPr>
                <w:rFonts w:ascii="Aptos" w:hAnsi="Aptos" w:eastAsia="Aptos" w:cs="Aptos"/>
                <w:b w:val="0"/>
                <w:bCs w:val="0"/>
                <w:i w:val="0"/>
                <w:iCs w:val="0"/>
                <w:sz w:val="15"/>
                <w:szCs w:val="15"/>
              </w:rPr>
            </w:pPr>
            <w:r w:rsidRPr="6A7B4749" w:rsidR="6A7B4749">
              <w:rPr>
                <w:rFonts w:ascii="Aptos" w:hAnsi="Aptos" w:eastAsia="Aptos" w:cs="Aptos"/>
                <w:b w:val="0"/>
                <w:bCs w:val="0"/>
                <w:i w:val="0"/>
                <w:iCs w:val="0"/>
                <w:sz w:val="15"/>
                <w:szCs w:val="15"/>
                <w:lang w:val="en-US"/>
              </w:rPr>
              <w:t>0.697</w:t>
            </w:r>
          </w:p>
        </w:tc>
      </w:tr>
    </w:tbl>
    <w:p w:rsidR="4F7B36F8" w:rsidP="6A7B4749" w:rsidRDefault="4F7B36F8" w14:paraId="34DBABB8" w14:textId="30542868">
      <w:pPr>
        <w:bidi w:val="0"/>
        <w:spacing w:after="80"/>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1"/>
          <w:iCs w:val="1"/>
          <w:caps w:val="0"/>
          <w:smallCaps w:val="0"/>
          <w:noProof w:val="0"/>
          <w:color w:val="000000" w:themeColor="text1" w:themeTint="FF" w:themeShade="FF"/>
          <w:sz w:val="19"/>
          <w:szCs w:val="19"/>
          <w:lang w:val="en-US"/>
        </w:rPr>
        <w:t>Figure 14. Other revenue (2022): typical reported dollars by region among organizations that reported positive other revenue.</w:t>
      </w:r>
    </w:p>
    <w:p w:rsidR="4F7B36F8" w:rsidP="6A7B4749" w:rsidRDefault="4F7B36F8" w14:paraId="427F03EA" w14:textId="7D16E0F8">
      <w:pPr>
        <w:bidi w:val="0"/>
        <w:spacing w:after="100" w:line="252" w:lineRule="auto"/>
        <w:rPr>
          <w:rFonts w:ascii="Aptos" w:hAnsi="Aptos" w:eastAsia="Aptos" w:cs="Aptos"/>
          <w:b w:val="0"/>
          <w:bCs w:val="0"/>
          <w:i w:val="0"/>
          <w:iCs w:val="0"/>
          <w:caps w:val="0"/>
          <w:smallCaps w:val="0"/>
          <w:noProof w:val="0"/>
          <w:color w:val="000000" w:themeColor="text1" w:themeTint="FF" w:themeShade="FF"/>
          <w:sz w:val="19"/>
          <w:szCs w:val="19"/>
          <w:lang w:val="en-US"/>
        </w:rPr>
      </w:pPr>
      <w:r w:rsidRPr="6A7B4749" w:rsidR="4F7B36F8">
        <w:rPr>
          <w:rFonts w:ascii="Aptos" w:hAnsi="Aptos" w:eastAsia="Aptos" w:cs="Aptos"/>
          <w:b w:val="0"/>
          <w:bCs w:val="0"/>
          <w:i w:val="0"/>
          <w:iCs w:val="0"/>
          <w:caps w:val="0"/>
          <w:smallCaps w:val="0"/>
          <w:noProof w:val="0"/>
          <w:color w:val="000000" w:themeColor="text1" w:themeTint="FF" w:themeShade="FF"/>
          <w:sz w:val="19"/>
          <w:szCs w:val="19"/>
          <w:lang w:val="en-US"/>
        </w:rPr>
        <w:t>The full client presentation and supporting analysis files include reporting rates and additional source-by-source interpretation.</w:t>
      </w:r>
    </w:p>
    <w:p w:rsidR="6A7B4749" w:rsidP="6A7B4749" w:rsidRDefault="6A7B4749" w14:paraId="18E091E2" w14:textId="6FD15FDF">
      <w:pPr>
        <w:pStyle w:val="Normal"/>
      </w:pPr>
    </w:p>
    <w:sectPr>
      <w:pgSz w:w="12240" w:h="15840" w:orient="portrait"/>
      <w:pgMar w:top="1440" w:right="2160" w:bottom="1440" w:left="1440" w:header="720" w:footer="720" w:gutter="0"/>
      <w:cols w:space="720"/>
      <w:docGrid w:linePitch="360"/>
      <w:headerReference w:type="default" r:id="R5dcc175af7cc47c4"/>
      <w:footerReference w:type="default" r:id="R0b67c0a0959d4ab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R" w:author="Allison Ryan" w:date="2026-04-18T10:19:28" w:id="866681221">
    <w:p xmlns:w14="http://schemas.microsoft.com/office/word/2010/wordml" xmlns:w="http://schemas.openxmlformats.org/wordprocessingml/2006/main" w:rsidR="680B6FA4" w:rsidRDefault="7876BC44" w14:paraId="1D7B7EDE" w14:textId="1ABC1A16">
      <w:pPr>
        <w:pStyle w:val="CommentText"/>
      </w:pPr>
      <w:r>
        <w:rPr>
          <w:rStyle w:val="CommentReference"/>
        </w:rPr>
        <w:annotationRef/>
      </w:r>
      <w:r w:rsidRPr="184BE28B" w:rsidR="4259248F">
        <w:t>get client input here to describe what is unique about BHR</w:t>
      </w:r>
    </w:p>
  </w:comment>
  <w:comment xmlns:w="http://schemas.openxmlformats.org/wordprocessingml/2006/main" w:initials="AR" w:author="Allison Ryan" w:date="2026-04-18T10:22:41" w:id="877237972">
    <w:p xmlns:w14="http://schemas.microsoft.com/office/word/2010/wordml" xmlns:w="http://schemas.openxmlformats.org/wordprocessingml/2006/main" w:rsidR="05A2F740" w:rsidRDefault="33D5F73C" w14:paraId="07D99598" w14:textId="7F6D5A92">
      <w:pPr>
        <w:pStyle w:val="CommentText"/>
      </w:pPr>
      <w:r>
        <w:rPr>
          <w:rStyle w:val="CommentReference"/>
        </w:rPr>
        <w:annotationRef/>
      </w:r>
      <w:r w:rsidRPr="04661DF8" w:rsidR="2994F755">
        <w:t>this can be a high level overview, with details pertaining to each section later</w:t>
      </w:r>
    </w:p>
  </w:comment>
  <w:comment xmlns:w="http://schemas.openxmlformats.org/wordprocessingml/2006/main" w:initials="AR" w:author="Allison Ryan" w:date="2026-05-17T17:50:49" w:id="1240642869">
    <w:p xmlns:w14="http://schemas.microsoft.com/office/word/2010/wordml" xmlns:w="http://schemas.openxmlformats.org/wordprocessingml/2006/main" w:rsidR="3BB8341A" w:rsidRDefault="530FC485" w14:paraId="6887DCAD" w14:textId="02459300">
      <w:pPr>
        <w:pStyle w:val="CommentText"/>
      </w:pPr>
      <w:r>
        <w:rPr>
          <w:rStyle w:val="CommentReference"/>
        </w:rPr>
        <w:annotationRef/>
      </w:r>
      <w:r w:rsidRPr="05D60D36" w:rsidR="147E7413">
        <w:t>Background section has been shared with Eric for input (May 17)</w:t>
      </w:r>
    </w:p>
  </w:comment>
  <w:comment xmlns:w="http://schemas.openxmlformats.org/wordprocessingml/2006/main" w:initials="MM" w:author="Michael Miller" w:date="2026-05-21T11:39:17" w:id="1156395444">
    <w:p xmlns:w14="http://schemas.microsoft.com/office/word/2010/wordml" xmlns:w="http://schemas.openxmlformats.org/wordprocessingml/2006/main" w:rsidR="6C98D6F1" w:rsidRDefault="402E9A8C" w14:paraId="5B13CEEF" w14:textId="710D74E9">
      <w:pPr>
        <w:pStyle w:val="CommentText"/>
      </w:pPr>
      <w:r>
        <w:rPr>
          <w:rStyle w:val="CommentReference"/>
        </w:rPr>
        <w:annotationRef/>
      </w:r>
      <w:r w:rsidRPr="30C127A3" w:rsidR="1AFF44FE">
        <w:t>Some of this may be a little picky, but these are my thoughts:</w:t>
      </w:r>
    </w:p>
    <w:p xmlns:w14="http://schemas.microsoft.com/office/word/2010/wordml" xmlns:w="http://schemas.openxmlformats.org/wordprocessingml/2006/main" w:rsidR="6F4F3DC6" w:rsidRDefault="13433F1D" w14:paraId="53EB5163" w14:textId="2D74EDEE">
      <w:pPr>
        <w:pStyle w:val="CommentText"/>
      </w:pPr>
      <w:r w:rsidRPr="6C9DD11F" w:rsidR="71BCDE5E">
        <w:t>1) I think we know how the data were collected and processed (wouldn't say details were limited), the limitation is that we had no control over any of this. The limitation is that we had to take what we could get, in the form we found it.</w:t>
      </w:r>
    </w:p>
    <w:p xmlns:w14="http://schemas.microsoft.com/office/word/2010/wordml" xmlns:w="http://schemas.openxmlformats.org/wordprocessingml/2006/main" w:rsidR="24C60CE5" w:rsidRDefault="146548C8" w14:paraId="7F029221" w14:textId="6B5D6B75">
      <w:pPr>
        <w:pStyle w:val="CommentText"/>
      </w:pPr>
      <w:r w:rsidRPr="3AD04A92" w:rsidR="04867BCC">
        <w:t>2) 990 data and tax deductions are self reported but I am not sure that introduces bias.  990 is an informational form so presumably filers are honest.  Tax deductions may be exaggerated but I think we should assume filers are honest (maybe an heroic assumption).</w:t>
      </w:r>
    </w:p>
    <w:p xmlns:w14="http://schemas.microsoft.com/office/word/2010/wordml" xmlns:w="http://schemas.openxmlformats.org/wordprocessingml/2006/main" w:rsidR="5670E5FD" w:rsidRDefault="6B79E00E" w14:paraId="7719F7BA" w14:textId="0218F564">
      <w:pPr>
        <w:pStyle w:val="CommentText"/>
      </w:pPr>
      <w:r w:rsidRPr="3A2872DE" w:rsidR="218A6013">
        <w:t>3) Some donations to religious organizations would be in the data set (e.g., faith based charities) unless we excluded them.</w:t>
      </w:r>
    </w:p>
    <w:p xmlns:w14="http://schemas.microsoft.com/office/word/2010/wordml" xmlns:w="http://schemas.openxmlformats.org/wordprocessingml/2006/main" w:rsidR="16733BD3" w:rsidRDefault="69C70FAB" w14:paraId="4EC6AF8B" w14:textId="56BA74B4">
      <w:pPr>
        <w:pStyle w:val="CommentText"/>
      </w:pPr>
      <w:r w:rsidRPr="32318D8A" w:rsidR="616E693B">
        <w:t xml:space="preserve">4) We were additionally limited by needing to look beyond the period of Covid. Since Covid would have significantly affected charitable giving, we looked at only the time periods after the most intense period of the pandemic. This left us with at most three years of data (and less in some cases). </w:t>
      </w:r>
    </w:p>
  </w:comment>
  <w:comment xmlns:w="http://schemas.openxmlformats.org/wordprocessingml/2006/main" w:initials="MM" w:author="Michael Miller" w:date="2026-05-21T11:42:31" w:id="956536751">
    <w:p xmlns:w14="http://schemas.microsoft.com/office/word/2010/wordml" xmlns:w="http://schemas.openxmlformats.org/wordprocessingml/2006/main" w:rsidR="6D68964F" w:rsidRDefault="37FC56B2" w14:paraId="6A7FA639" w14:textId="4F5F807B">
      <w:pPr>
        <w:pStyle w:val="CommentText"/>
      </w:pPr>
      <w:r>
        <w:rPr>
          <w:rStyle w:val="CommentReference"/>
        </w:rPr>
        <w:annotationRef/>
      </w:r>
      <w:r w:rsidRPr="478748DB" w:rsidR="72523D8E">
        <w:t>To follow up on the religious organizations, I think we just need to be more specific. Houses of worship and some auxiliary organizations don't have to report but some organizations that would be considered "religious" do. Houses of worship are the important category that is excluded.</w:t>
      </w:r>
    </w:p>
  </w:comment>
  <w:comment xmlns:w="http://schemas.openxmlformats.org/wordprocessingml/2006/main" w:initials="AR" w:author="Allison Ryan" w:date="2026-05-25T19:22:09" w:id="1091436456">
    <w:p xmlns:w14="http://schemas.microsoft.com/office/word/2010/wordml" xmlns:w="http://schemas.openxmlformats.org/wordprocessingml/2006/main" w:rsidR="7AC74BBA" w:rsidRDefault="2D10224A" w14:paraId="714A2677" w14:textId="3DCEA9E1">
      <w:pPr>
        <w:pStyle w:val="CommentText"/>
      </w:pPr>
      <w:r>
        <w:rPr>
          <w:rStyle w:val="CommentReference"/>
        </w:rPr>
        <w:annotationRef/>
      </w:r>
      <w:r w:rsidRPr="139D5945" w:rsidR="17867312">
        <w:t>Eric's minor changes have been incorporated.</w:t>
      </w:r>
    </w:p>
  </w:comment>
  <w:comment xmlns:w="http://schemas.openxmlformats.org/wordprocessingml/2006/main" w:initials="AR" w:author="Allison Ryan" w:date="2026-05-25T19:40:17" w:id="1856264938">
    <w:p xmlns:w14="http://schemas.microsoft.com/office/word/2010/wordml" xmlns:w="http://schemas.openxmlformats.org/wordprocessingml/2006/main" w:rsidR="10620400" w:rsidRDefault="11C0EF94" w14:paraId="0A018EA1" w14:textId="2E5D9D62">
      <w:pPr>
        <w:pStyle w:val="CommentText"/>
      </w:pPr>
      <w:r>
        <w:rPr>
          <w:rStyle w:val="CommentReference"/>
        </w:rPr>
        <w:annotationRef/>
      </w:r>
      <w:r w:rsidRPr="29F9D7DB" w:rsidR="032FF8C2">
        <w:t>thanks michael i tried to address these</w:t>
      </w:r>
    </w:p>
  </w:comment>
  <w:comment xmlns:w="http://schemas.openxmlformats.org/wordprocessingml/2006/main" w:initials="AR" w:author="Allison Ryan" w:date="2026-06-02T10:29:21" w:id="2135644615">
    <w:p xmlns:w14="http://schemas.microsoft.com/office/word/2010/wordml" xmlns:w="http://schemas.openxmlformats.org/wordprocessingml/2006/main" w:rsidR="2BE4B6E1" w:rsidRDefault="558D952B" w14:paraId="5A201823" w14:textId="46220F20">
      <w:pPr>
        <w:pStyle w:val="CommentText"/>
      </w:pPr>
      <w:r>
        <w:rPr>
          <w:rStyle w:val="CommentReference"/>
        </w:rPr>
        <w:annotationRef/>
      </w:r>
      <w:r w:rsidRPr="371B82C8" w:rsidR="1A30958A">
        <w:t>remove when content is in place</w:t>
      </w:r>
    </w:p>
  </w:comment>
  <w:comment xmlns:w="http://schemas.openxmlformats.org/wordprocessingml/2006/main" w:initials="AR" w:author="Allison Ryan" w:date="2026-06-02T10:38:04" w:id="476088319">
    <w:p xmlns:w14="http://schemas.microsoft.com/office/word/2010/wordml" xmlns:w="http://schemas.openxmlformats.org/wordprocessingml/2006/main" w:rsidR="54D2E107" w:rsidRDefault="5E3002AE" w14:paraId="0A8A47D6" w14:textId="34D4D97B">
      <w:pPr>
        <w:pStyle w:val="CommentText"/>
      </w:pPr>
      <w:r>
        <w:rPr>
          <w:rStyle w:val="CommentReference"/>
        </w:rPr>
        <w:annotationRef/>
      </w:r>
      <w:r w:rsidRPr="059455EF" w:rsidR="3CE6B384">
        <w:t>I think it would be helpful to add a short conclusion paragraph. It seems the conclusion is that the black hills region is similar to the benchmark regions in the characteristics examined. Do you agree?</w:t>
      </w:r>
    </w:p>
  </w:comment>
  <w:comment xmlns:w="http://schemas.openxmlformats.org/wordprocessingml/2006/main" w:initials="gr" w:author="graceodunlami@hotmail.com" w:date="2026-06-03T18:38:20" w:id="1072172021">
    <w:p xmlns:w14="http://schemas.microsoft.com/office/word/2010/wordml" xmlns:w="http://schemas.openxmlformats.org/wordprocessingml/2006/main" w:rsidR="616AE895" w:rsidRDefault="45E03A72" w14:paraId="5A02DA38" w14:textId="53B7C730">
      <w:pPr>
        <w:pStyle w:val="CommentText"/>
      </w:pPr>
      <w:r>
        <w:rPr>
          <w:rStyle w:val="CommentReference"/>
        </w:rPr>
        <w:annotationRef/>
      </w:r>
      <w:r w:rsidRPr="7727FFBD" w:rsidR="25FA6412">
        <w:t>yes, done</w:t>
      </w:r>
    </w:p>
  </w:comment>
  <w:comment xmlns:w="http://schemas.openxmlformats.org/wordprocessingml/2006/main" w:initials="AR" w:author="Allison Ryan" w:date="2026-06-03T16:47:42" w:id="1456257940">
    <w:p xmlns:w14="http://schemas.microsoft.com/office/word/2010/wordml" xmlns:w="http://schemas.openxmlformats.org/wordprocessingml/2006/main" w:rsidR="26D36161" w:rsidRDefault="76CC2CC0" w14:paraId="38CD6F86" w14:textId="60BEE5A2">
      <w:pPr>
        <w:pStyle w:val="CommentText"/>
      </w:pPr>
      <w:r>
        <w:rPr>
          <w:rStyle w:val="CommentReference"/>
        </w:rPr>
        <w:annotationRef/>
      </w:r>
      <w:r w:rsidRPr="687E48CD" w:rsidR="3F327B1F">
        <w:t>thanks!</w:t>
      </w:r>
    </w:p>
  </w:comment>
  <w:comment xmlns:w="http://schemas.openxmlformats.org/wordprocessingml/2006/main" w:initials="AR" w:author="Allison Ryan" w:date="2026-06-02T10:39:42" w:id="1869717279">
    <w:p xmlns:w14="http://schemas.microsoft.com/office/word/2010/wordml" xmlns:w="http://schemas.openxmlformats.org/wordprocessingml/2006/main" w:rsidR="778A6097" w:rsidRDefault="02E1545E" w14:paraId="308239F8" w14:textId="636B625E">
      <w:pPr>
        <w:pStyle w:val="CommentText"/>
      </w:pPr>
      <w:r>
        <w:rPr>
          <w:rStyle w:val="CommentReference"/>
        </w:rPr>
        <w:annotationRef/>
      </w:r>
      <w:r w:rsidRPr="0E833B27" w:rsidR="3FD83CC4">
        <w:t>Is this true? I thought we were doing analysis with and without?</w:t>
      </w:r>
    </w:p>
  </w:comment>
  <w:comment xmlns:w="http://schemas.openxmlformats.org/wordprocessingml/2006/main" w:initials="AR" w:author="Allison Ryan" w:date="2026-06-02T10:41:06" w:id="1865679216">
    <w:p xmlns:w14="http://schemas.microsoft.com/office/word/2010/wordml" xmlns:w="http://schemas.openxmlformats.org/wordprocessingml/2006/main" w:rsidR="30168792" w:rsidRDefault="66BE9476" w14:paraId="776DCC85" w14:textId="6BFEF57D">
      <w:pPr>
        <w:pStyle w:val="CommentText"/>
      </w:pPr>
      <w:r>
        <w:rPr>
          <w:rStyle w:val="CommentReference"/>
        </w:rPr>
        <w:annotationRef/>
      </w:r>
      <w:r w:rsidRPr="5BA9D69B" w:rsidR="7F3228B9">
        <w:t>maybe this table should go in the appendix? it doesn't seem critical to understanding the conclusions</w:t>
      </w:r>
    </w:p>
  </w:comment>
  <w:comment xmlns:w="http://schemas.openxmlformats.org/wordprocessingml/2006/main" w:initials="AR" w:author="Allison Ryan" w:date="2026-06-02T10:44:31" w:id="638236077">
    <w:p xmlns:w14="http://schemas.microsoft.com/office/word/2010/wordml" xmlns:w="http://schemas.openxmlformats.org/wordprocessingml/2006/main" w:rsidR="451FF220" w:rsidRDefault="0FA838BF" w14:paraId="7331F4BB" w14:textId="0944AB46">
      <w:pPr>
        <w:pStyle w:val="CommentText"/>
      </w:pPr>
      <w:r>
        <w:rPr>
          <w:rStyle w:val="CommentReference"/>
        </w:rPr>
        <w:annotationRef/>
      </w:r>
      <w:r w:rsidRPr="563D43D2" w:rsidR="1A7BBEF2">
        <w:t>this section seems like it is part of the background for the whole section 3. should it move earlier, coming before any results?</w:t>
      </w:r>
    </w:p>
  </w:comment>
  <w:comment xmlns:w="http://schemas.openxmlformats.org/wordprocessingml/2006/main" w:initials="AR" w:author="Allison Ryan" w:date="2026-06-02T10:50:27" w:id="1283302008">
    <w:p xmlns:w14="http://schemas.microsoft.com/office/word/2010/wordml" xmlns:w="http://schemas.openxmlformats.org/wordprocessingml/2006/main" w:rsidR="776CD5BE" w:rsidRDefault="4537A701" w14:paraId="7715464B" w14:textId="44C030D9">
      <w:pPr>
        <w:pStyle w:val="CommentText"/>
      </w:pPr>
      <w:r>
        <w:rPr>
          <w:rStyle w:val="CommentReference"/>
        </w:rPr>
        <w:annotationRef/>
      </w:r>
      <w:r w:rsidRPr="251780EB" w:rsidR="6AC55A2A">
        <w:t>I don't understand the justification for this approach. it seems like the zeros should be included for understanding differences between regions. For example, if two regions both have median non-zero contribution of $100,000, but one regions has 1,000 such contributions and the other has only 10, this would be important, but I think is invisible in this analysis approach.</w:t>
      </w:r>
    </w:p>
  </w:comment>
  <w:comment xmlns:w="http://schemas.openxmlformats.org/wordprocessingml/2006/main" w:initials="AR" w:author="Allison Ryan" w:date="2026-06-02T10:51:07" w:id="1123539719">
    <w:p xmlns:w14="http://schemas.microsoft.com/office/word/2010/wordml" xmlns:w="http://schemas.openxmlformats.org/wordprocessingml/2006/main" w:rsidR="5D7DF685" w:rsidRDefault="1D32EDA7" w14:paraId="1F624492" w14:textId="22CCB9BD">
      <w:pPr>
        <w:pStyle w:val="CommentText"/>
      </w:pPr>
      <w:r>
        <w:rPr>
          <w:rStyle w:val="CommentReference"/>
        </w:rPr>
        <w:annotationRef/>
      </w:r>
      <w:r w:rsidRPr="0D143DA2" w:rsidR="76D12331">
        <w:t>I can't read most of the text on this plot at 100% zoom</w:t>
      </w:r>
    </w:p>
  </w:comment>
  <w:comment xmlns:w="http://schemas.openxmlformats.org/wordprocessingml/2006/main" w:initials="AR" w:author="Allison Ryan" w:date="2026-06-02T10:54:22" w:id="638051169">
    <w:p xmlns:w14="http://schemas.microsoft.com/office/word/2010/wordml" xmlns:w="http://schemas.openxmlformats.org/wordprocessingml/2006/main" w:rsidR="415EDF8E" w:rsidRDefault="200BFD5A" w14:paraId="41EE85DF" w14:textId="3F0907C3">
      <w:pPr>
        <w:pStyle w:val="CommentText"/>
      </w:pPr>
      <w:r>
        <w:rPr>
          <w:rStyle w:val="CommentReference"/>
        </w:rPr>
        <w:annotationRef/>
      </w:r>
      <w:r w:rsidRPr="0AC1EF2B" w:rsidR="17D6929E">
        <w:t>Prefer not to group outputs by significance. Please see comments in Slack.</w:t>
      </w:r>
    </w:p>
  </w:comment>
  <w:comment xmlns:w="http://schemas.openxmlformats.org/wordprocessingml/2006/main" w:initials="AR" w:author="Allison Ryan" w:date="2026-06-02T10:55:45" w:id="59363063">
    <w:p xmlns:w14="http://schemas.microsoft.com/office/word/2010/wordml" xmlns:w="http://schemas.openxmlformats.org/wordprocessingml/2006/main" w:rsidR="3B420DEF" w:rsidRDefault="1C4D3380" w14:paraId="63B795B5" w14:textId="175BFFF1">
      <w:pPr>
        <w:pStyle w:val="CommentText"/>
      </w:pPr>
      <w:r>
        <w:rPr>
          <w:rStyle w:val="CommentReference"/>
        </w:rPr>
        <w:annotationRef/>
      </w:r>
      <w:r w:rsidRPr="3E59F034" w:rsidR="1AB8AD80">
        <w:t>One way to simplify this section would be to first present results related to total revenue and contributions, and then go into the detailed sources. The fact that none of the total revenue comparisons was statistically significant is important context for understanding the more detailed results.</w:t>
      </w:r>
    </w:p>
  </w:comment>
  <w:comment xmlns:w="http://schemas.openxmlformats.org/wordprocessingml/2006/main" w:initials="AR" w:author="Allison Ryan" w:date="2026-06-02T10:57:20" w:id="1560953434">
    <w:p xmlns:w14="http://schemas.microsoft.com/office/word/2010/wordml" xmlns:w="http://schemas.openxmlformats.org/wordprocessingml/2006/main" w:rsidR="243318C6" w:rsidRDefault="3F405D0D" w14:paraId="49ED4B7F" w14:textId="7F663030">
      <w:pPr>
        <w:pStyle w:val="CommentText"/>
      </w:pPr>
      <w:r>
        <w:rPr>
          <w:rStyle w:val="CommentReference"/>
        </w:rPr>
        <w:annotationRef/>
      </w:r>
      <w:r w:rsidRPr="48C91B98" w:rsidR="7E7224FE">
        <w:t>this is a great example. I think the comparison chart showing source participation rates would be good to have in the main body alongside the chart for donation amounts.</w:t>
      </w:r>
    </w:p>
  </w:comment>
  <w:comment xmlns:w="http://schemas.openxmlformats.org/wordprocessingml/2006/main" w:initials="AR" w:author="Allison Ryan" w:date="2026-06-02T10:58:24" w:id="775993610">
    <w:p xmlns:w14="http://schemas.microsoft.com/office/word/2010/wordml" xmlns:w="http://schemas.openxmlformats.org/wordprocessingml/2006/main" w:rsidR="25EA161A" w:rsidRDefault="1E1729A7" w14:paraId="7F76C3BB" w14:textId="6D55B60D">
      <w:pPr>
        <w:pStyle w:val="CommentText"/>
      </w:pPr>
      <w:r>
        <w:rPr>
          <w:rStyle w:val="CommentReference"/>
        </w:rPr>
        <w:annotationRef/>
      </w:r>
      <w:r w:rsidRPr="15896168" w:rsidR="672E06E1">
        <w:t>Not clear how this conclusion is drawn from the data. Can you make the connections more explicit?</w:t>
      </w:r>
    </w:p>
  </w:comment>
  <w:comment xmlns:w="http://schemas.openxmlformats.org/wordprocessingml/2006/main" w:initials="AR" w:author="Allison Ryan" w:date="2026-06-02T11:02:20" w:id="917971300">
    <w:p xmlns:w14="http://schemas.microsoft.com/office/word/2010/wordml" xmlns:w="http://schemas.openxmlformats.org/wordprocessingml/2006/main" w:rsidR="54903BF5" w:rsidRDefault="6BEBA90A" w14:paraId="20B3A361" w14:textId="06DDA4D2">
      <w:pPr>
        <w:pStyle w:val="CommentText"/>
      </w:pPr>
      <w:r>
        <w:rPr>
          <w:rStyle w:val="CommentReference"/>
        </w:rPr>
        <w:annotationRef/>
      </w:r>
      <w:r w:rsidRPr="29F11A80" w:rsidR="14FCA2D9">
        <w:t>In my opinion, the total revenue from a source (summed over all organizations) is a much more meaningful measure of how that source impacts the overall landscape, rather than the avg size among non-zero entries. i'm not clear on why this metric has been selected to be the main focus.</w:t>
      </w:r>
    </w:p>
  </w:comment>
  <w:comment xmlns:w="http://schemas.openxmlformats.org/wordprocessingml/2006/main" w:initials="AR" w:author="Allison Ryan" w:date="2026-06-03T16:44:51" w:id="647962497">
    <w:p xmlns:w14="http://schemas.microsoft.com/office/word/2010/wordml" xmlns:w="http://schemas.openxmlformats.org/wordprocessingml/2006/main" w:rsidR="5E2F3A50" w:rsidRDefault="436FF4CB" w14:paraId="06E1E1D8" w14:textId="16F64809">
      <w:pPr>
        <w:pStyle w:val="CommentText"/>
      </w:pPr>
      <w:r>
        <w:rPr>
          <w:rStyle w:val="CommentReference"/>
        </w:rPr>
        <w:annotationRef/>
      </w:r>
      <w:r w:rsidRPr="19BE4371" w:rsidR="4CF2E394">
        <w:t>it seems like this conclusion would be better supported by a chart or table showing proportion of workforce engagement</w:t>
      </w:r>
    </w:p>
  </w:comment>
  <w:comment xmlns:w="http://schemas.openxmlformats.org/wordprocessingml/2006/main" w:initials="AR" w:author="Allison Ryan" w:date="2026-06-04T12:39:21" w:id="1151599603">
    <w:p xmlns:w14="http://schemas.microsoft.com/office/word/2010/wordml" xmlns:w="http://schemas.openxmlformats.org/wordprocessingml/2006/main" w:rsidR="2D5BDB25" w:rsidRDefault="60E8F15F" w14:paraId="1D27399D" w14:textId="73C27F2E">
      <w:pPr>
        <w:pStyle w:val="CommentText"/>
      </w:pPr>
      <w:r>
        <w:rPr>
          <w:rStyle w:val="CommentReference"/>
        </w:rPr>
        <w:annotationRef/>
      </w:r>
      <w:r w:rsidRPr="51CBAD0E" w:rsidR="66293A65">
        <w:t>note suggestion to add an overall conclusion for the section after this</w:t>
      </w:r>
    </w:p>
  </w:comment>
  <w:comment xmlns:w="http://schemas.openxmlformats.org/wordprocessingml/2006/main" w:initials="ka" w:author="karin.funaki517@gmail.com" w:date="2026-06-05T09:31:29" w:id="124575464">
    <w:p xmlns:w14="http://schemas.microsoft.com/office/word/2010/wordml" xmlns:w="http://schemas.openxmlformats.org/wordprocessingml/2006/main" w:rsidR="13F6FB0C" w:rsidRDefault="2C5955AF" w14:paraId="1AE91D45" w14:textId="7EA7A631">
      <w:pPr>
        <w:pStyle w:val="CommentText"/>
      </w:pPr>
      <w:r>
        <w:rPr>
          <w:rStyle w:val="CommentReference"/>
        </w:rPr>
        <w:annotationRef/>
      </w:r>
      <w:r w:rsidRPr="66961D26" w:rsidR="69B1923C">
        <w:t>include descriptive stats table: total, mean, median, etc.</w:t>
      </w:r>
    </w:p>
  </w:comment>
  <w:comment xmlns:w="http://schemas.openxmlformats.org/wordprocessingml/2006/main" w:initials="AR" w:author="Allison Ryan" w:date="2026-06-09T10:44:26" w:id="282572973">
    <w:p xmlns:w14="http://schemas.microsoft.com/office/word/2010/wordml" xmlns:w="http://schemas.openxmlformats.org/wordprocessingml/2006/main" w:rsidR="28A8AC5F" w:rsidRDefault="06453440" w14:paraId="2CDACB27" w14:textId="33CC8F1B">
      <w:pPr>
        <w:pStyle w:val="CommentText"/>
      </w:pPr>
      <w:r>
        <w:rPr>
          <w:rStyle w:val="CommentReference"/>
        </w:rPr>
        <w:annotationRef/>
      </w:r>
      <w:r w:rsidRPr="48029DA8" w:rsidR="2E3DAADA">
        <w:t>thanks for stating this clearly at the beginning. it's really important.</w:t>
      </w:r>
    </w:p>
  </w:comment>
  <w:comment xmlns:w="http://schemas.openxmlformats.org/wordprocessingml/2006/main" w:initials="AR" w:author="Allison Ryan" w:date="2026-06-09T10:56:28" w:id="1412361686">
    <w:p xmlns:w14="http://schemas.microsoft.com/office/word/2010/wordml" xmlns:w="http://schemas.openxmlformats.org/wordprocessingml/2006/main" w:rsidR="122CD70F" w:rsidRDefault="6211F947" w14:paraId="16AA287B" w14:textId="4129C99E">
      <w:pPr>
        <w:pStyle w:val="CommentText"/>
      </w:pPr>
      <w:r>
        <w:rPr>
          <w:rStyle w:val="CommentReference"/>
        </w:rPr>
        <w:annotationRef/>
      </w:r>
      <w:r w:rsidRPr="1296FEE1" w:rsidR="5875ADC9">
        <w:t>this is very minor, but "set against" is quite vague. something like "compared to" is I think more clear</w:t>
      </w:r>
    </w:p>
  </w:comment>
  <w:comment xmlns:w="http://schemas.openxmlformats.org/wordprocessingml/2006/main" w:initials="AR" w:author="Allison Ryan" w:date="2026-06-09T10:59:19" w:id="230051982">
    <w:p xmlns:w14="http://schemas.microsoft.com/office/word/2010/wordml" xmlns:w="http://schemas.openxmlformats.org/wordprocessingml/2006/main" w:rsidR="290A6489" w:rsidRDefault="058A6A89" w14:paraId="798A0848" w14:textId="5C0B1773">
      <w:pPr>
        <w:pStyle w:val="CommentText"/>
      </w:pPr>
      <w:r>
        <w:rPr>
          <w:rStyle w:val="CommentReference"/>
        </w:rPr>
        <w:annotationRef/>
      </w:r>
      <w:r w:rsidRPr="4359C52F" w:rsidR="10487E81">
        <w:t>might need some more explanation about how to interpret the r and p values and what the star indicates</w:t>
      </w:r>
    </w:p>
  </w:comment>
  <w:comment xmlns:w="http://schemas.openxmlformats.org/wordprocessingml/2006/main" w:initials="AR" w:author="Allison Ryan" w:date="2026-06-09T11:00:42" w:id="1311680701">
    <w:p xmlns:w14="http://schemas.microsoft.com/office/word/2010/wordml" xmlns:w="http://schemas.openxmlformats.org/wordprocessingml/2006/main" w:rsidR="3867EDF8" w:rsidRDefault="002AA1FE" w14:paraId="118019D3" w14:textId="596445C2">
      <w:pPr>
        <w:pStyle w:val="CommentText"/>
      </w:pPr>
      <w:r>
        <w:rPr>
          <w:rStyle w:val="CommentReference"/>
        </w:rPr>
        <w:annotationRef/>
      </w:r>
      <w:r w:rsidRPr="4CF8B833" w:rsidR="4C6D431E">
        <w:t>There are some SUPER interesting results in this section. It will definitely benefit from a conclusions paragraph that highlights them. you've already done a good job pointing them out along the way.</w:t>
      </w:r>
    </w:p>
  </w:comment>
  <w:comment xmlns:w="http://schemas.openxmlformats.org/wordprocessingml/2006/main" w:initials="MM" w:author="Michael Miller" w:date="2026-06-09T14:12:14" w:id="412322776">
    <w:p xmlns:w14="http://schemas.microsoft.com/office/word/2010/wordml" xmlns:w="http://schemas.openxmlformats.org/wordprocessingml/2006/main" w:rsidR="354D5BE0" w:rsidRDefault="16921470" w14:paraId="370DDB40" w14:textId="572DAC08">
      <w:pPr>
        <w:pStyle w:val="CommentText"/>
      </w:pPr>
      <w:r>
        <w:rPr>
          <w:rStyle w:val="CommentReference"/>
        </w:rPr>
        <w:annotationRef/>
      </w:r>
      <w:r w:rsidRPr="22097CE5" w:rsidR="0B4984ED">
        <w:t>I think the client may have pointed this out, but do we want to mention the potential state tax impact? SD does not have a state tax while the other two states do, and each of them give a deduction for charitable contributions (AZ actually gives a credit which is even better). This extra benefit on state taxes might explain why the two SD regions have lower donor participation. (And it might even be that Sioux Falls is slightly above Black Hills because that region includes a county in MN, which also has a state income tax.)</w:t>
      </w:r>
    </w:p>
  </w:comment>
  <w:comment xmlns:w="http://schemas.openxmlformats.org/wordprocessingml/2006/main" w:initials="AR" w:author="Allison Ryan" w:date="2026-06-09T12:01:46" w:id="1302992811">
    <w:p xmlns:w14="http://schemas.microsoft.com/office/word/2010/wordml" xmlns:w="http://schemas.openxmlformats.org/wordprocessingml/2006/main" w:rsidR="03667951" w:rsidRDefault="2B773896" w14:paraId="20C250E5" w14:textId="0BB71BA8">
      <w:pPr>
        <w:pStyle w:val="CommentText"/>
      </w:pPr>
      <w:r>
        <w:rPr>
          <w:rStyle w:val="CommentReference"/>
        </w:rPr>
        <w:annotationRef/>
      </w:r>
      <w:r w:rsidRPr="14302762" w:rsidR="6CAD69A2">
        <w:t>this seems like a useful thing to mention but i'd try to do it in a way that doesn't grow the analysis scope. perhaps in the conclusion of the section?</w:t>
      </w:r>
    </w:p>
  </w:comment>
  <w:comment xmlns:w="http://schemas.openxmlformats.org/wordprocessingml/2006/main" w:initials="MM" w:author="Michael Miller" w:date="2026-06-09T14:18:27" w:id="2114819365">
    <w:p xmlns:w14="http://schemas.microsoft.com/office/word/2010/wordml" xmlns:w="http://schemas.openxmlformats.org/wordprocessingml/2006/main" w:rsidR="3361FF3B" w:rsidRDefault="673EB7A5" w14:paraId="76070E44" w14:textId="52EC61BE">
      <w:pPr>
        <w:pStyle w:val="CommentText"/>
      </w:pPr>
      <w:r>
        <w:rPr>
          <w:rStyle w:val="CommentReference"/>
        </w:rPr>
        <w:annotationRef/>
      </w:r>
      <w:r w:rsidRPr="0ADA9AF6" w:rsidR="7689957A">
        <w:t>Do we have region overall averages for this chart (4-4)?</w:t>
      </w:r>
    </w:p>
  </w:comment>
  <w:comment xmlns:w="http://schemas.openxmlformats.org/wordprocessingml/2006/main" w:initials="MM" w:author="Michael Miller" w:date="2026-06-09T14:44:38" w:id="348616490">
    <w:p xmlns:w14="http://schemas.microsoft.com/office/word/2010/wordml" xmlns:w="http://schemas.openxmlformats.org/wordprocessingml/2006/main" w:rsidR="2D42AAFE" w:rsidRDefault="13CAF0E4" w14:paraId="6DBBE916" w14:textId="1102E28B">
      <w:pPr>
        <w:pStyle w:val="CommentText"/>
      </w:pPr>
      <w:r>
        <w:rPr>
          <w:rStyle w:val="CommentReference"/>
        </w:rPr>
        <w:annotationRef/>
      </w:r>
      <w:r w:rsidRPr="27005B58" w:rsidR="0EDBE672">
        <w:t>Later we refer to this as r sub s (which I prefer as notation, I would use rho for the parameter and r sub s for the estimator). I also agree with Allison's comment later that we should explain what we mean by r sub s and by the p-values. Finally, I would put a comment in about correlation not being causation. In this case, and given other results we have, I would wonder if the issue is not rurality, but that rural areas are less wealthy (have less income) and poorer people are less likely to have charitable deductions.</w:t>
      </w:r>
    </w:p>
  </w:comment>
  <w:comment xmlns:w="http://schemas.openxmlformats.org/wordprocessingml/2006/main" w:initials="MM" w:author="Michael Miller" w:date="2026-06-09T14:54:36" w:id="1684385561">
    <w:p xmlns:w14="http://schemas.microsoft.com/office/word/2010/wordml" xmlns:w="http://schemas.openxmlformats.org/wordprocessingml/2006/main" w:rsidR="7EAD6E35" w:rsidRDefault="0F47A64D" w14:paraId="3BE59354" w14:textId="44EB88FF">
      <w:pPr>
        <w:pStyle w:val="CommentText"/>
      </w:pPr>
      <w:r>
        <w:rPr>
          <w:rStyle w:val="CommentReference"/>
        </w:rPr>
        <w:annotationRef/>
      </w:r>
      <w:r w:rsidRPr="43C5B4FE" w:rsidR="4D265889">
        <w:t>Before we had r sub s, now we have r. Not sure if any readers will pick up on this, or be bothered by it.  Maybe we can ignore it (i.e., not explain it) or, if we are using footnotes, maybe a footnote that says that both r and r sub s are coefficients of correlation, r is the general one and r sub s is a special one when the data are ordinal. We do label them Pearson and Spearman which might be explanation enough.</w:t>
      </w:r>
    </w:p>
  </w:comment>
  <w:comment xmlns:w="http://schemas.openxmlformats.org/wordprocessingml/2006/main" w:initials="MM" w:author="Michael Miller" w:date="2026-06-11T01:12:54" w:id="1951943720">
    <w:p xmlns:w14="http://schemas.microsoft.com/office/word/2010/wordml" xmlns:w="http://schemas.openxmlformats.org/wordprocessingml/2006/main" w:rsidR="2E92E3F6" w:rsidRDefault="576469FB" w14:paraId="3B0DAADC" w14:textId="3A631F8B">
      <w:pPr>
        <w:pStyle w:val="CommentText"/>
      </w:pPr>
      <w:r>
        <w:rPr>
          <w:rStyle w:val="CommentReference"/>
        </w:rPr>
        <w:annotationRef/>
      </w:r>
      <w:r w:rsidRPr="2BE07C35" w:rsidR="5AEA223E">
        <w:t>I would say "strong" rather than large as the value is negative.</w:t>
      </w:r>
    </w:p>
  </w:comment>
</w:comments>
</file>

<file path=word/commentsExtended.xml><?xml version="1.0" encoding="utf-8"?>
<w15:commentsEx xmlns:mc="http://schemas.openxmlformats.org/markup-compatibility/2006" xmlns:w15="http://schemas.microsoft.com/office/word/2012/wordml" mc:Ignorable="w15">
  <w15:commentEx w15:done="0" w15:paraId="1D7B7EDE"/>
  <w15:commentEx w15:done="1" w15:paraId="07D99598"/>
  <w15:commentEx w15:done="0" w15:paraId="6887DCAD" w15:paraIdParent="1D7B7EDE"/>
  <w15:commentEx w15:done="0" w15:paraId="4EC6AF8B"/>
  <w15:commentEx w15:done="0" w15:paraId="6A7FA639" w15:paraIdParent="4EC6AF8B"/>
  <w15:commentEx w15:done="0" w15:paraId="714A2677" w15:paraIdParent="1D7B7EDE"/>
  <w15:commentEx w15:done="0" w15:paraId="0A018EA1" w15:paraIdParent="4EC6AF8B"/>
  <w15:commentEx w15:done="0" w15:paraId="5A201823"/>
  <w15:commentEx w15:done="1" w15:paraId="0A8A47D6"/>
  <w15:commentEx w15:done="1" w15:paraId="5A02DA38" w15:paraIdParent="0A8A47D6"/>
  <w15:commentEx w15:done="1" w15:paraId="38CD6F86" w15:paraIdParent="0A8A47D6"/>
  <w15:commentEx w15:done="0" w15:paraId="308239F8"/>
  <w15:commentEx w15:done="0" w15:paraId="776DCC85"/>
  <w15:commentEx w15:done="0" w15:paraId="7331F4BB"/>
  <w15:commentEx w15:done="0" w15:paraId="7715464B"/>
  <w15:commentEx w15:done="0" w15:paraId="1F624492"/>
  <w15:commentEx w15:done="0" w15:paraId="41EE85DF"/>
  <w15:commentEx w15:done="0" w15:paraId="63B795B5"/>
  <w15:commentEx w15:done="0" w15:paraId="49ED4B7F"/>
  <w15:commentEx w15:done="0" w15:paraId="7F76C3BB"/>
  <w15:commentEx w15:done="0" w15:paraId="20B3A361"/>
  <w15:commentEx w15:done="1" w15:paraId="06E1E1D8"/>
  <w15:commentEx w15:done="0" w15:paraId="1D27399D"/>
  <w15:commentEx w15:done="0" w15:paraId="1AE91D45"/>
  <w15:commentEx w15:done="1" w15:paraId="2CDACB27"/>
  <w15:commentEx w15:done="1" w15:paraId="16AA287B"/>
  <w15:commentEx w15:done="1" w15:paraId="798A0848"/>
  <w15:commentEx w15:done="1" w15:paraId="118019D3"/>
  <w15:commentEx w15:done="1" w15:paraId="370DDB40"/>
  <w15:commentEx w15:done="1" w15:paraId="20C250E5" w15:paraIdParent="370DDB40"/>
  <w15:commentEx w15:done="1" w15:paraId="76070E44"/>
  <w15:commentEx w15:done="1" w15:paraId="6DBBE916"/>
  <w15:commentEx w15:done="1" w15:paraId="3BE59354"/>
  <w15:commentEx w15:done="1" w15:paraId="3B0DAA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701C36" w16cex:dateUtc="2026-04-18T17:19:28.675Z"/>
  <w16cex:commentExtensible w16cex:durableId="782008EC" w16cex:dateUtc="2026-04-18T17:22:41.643Z"/>
  <w16cex:commentExtensible w16cex:durableId="7D2021C5" w16cex:dateUtc="2026-05-18T00:50:49.409Z"/>
  <w16cex:commentExtensible w16cex:durableId="319C0D67" w16cex:dateUtc="2026-05-21T15:39:17.596Z"/>
  <w16cex:commentExtensible w16cex:durableId="478EA7ED" w16cex:dateUtc="2026-05-21T15:42:31.407Z"/>
  <w16cex:commentExtensible w16cex:durableId="1BA41EB5" w16cex:dateUtc="2026-05-26T02:22:09.152Z"/>
  <w16cex:commentExtensible w16cex:durableId="332FC3AE" w16cex:dateUtc="2026-05-26T02:40:17.743Z"/>
  <w16cex:commentExtensible w16cex:durableId="15B47CB6" w16cex:dateUtc="2026-06-02T17:29:21.008Z"/>
  <w16cex:commentExtensible w16cex:durableId="3CF0A2EB" w16cex:dateUtc="2026-06-02T17:38:04.414Z"/>
  <w16cex:commentExtensible w16cex:durableId="49DD6275" w16cex:dateUtc="2026-06-03T17:38:20.449Z"/>
  <w16cex:commentExtensible w16cex:durableId="59042E2C" w16cex:dateUtc="2026-06-03T23:47:42.964Z"/>
  <w16cex:commentExtensible w16cex:durableId="42F7A045" w16cex:dateUtc="2026-06-02T17:39:42.716Z"/>
  <w16cex:commentExtensible w16cex:durableId="527C9911" w16cex:dateUtc="2026-06-02T17:41:06.442Z"/>
  <w16cex:commentExtensible w16cex:durableId="09141B00" w16cex:dateUtc="2026-06-02T17:44:31.521Z"/>
  <w16cex:commentExtensible w16cex:durableId="378175D3" w16cex:dateUtc="2026-06-02T17:50:27.851Z"/>
  <w16cex:commentExtensible w16cex:durableId="5C99BE72" w16cex:dateUtc="2026-06-02T17:51:07.072Z"/>
  <w16cex:commentExtensible w16cex:durableId="34C723FD" w16cex:dateUtc="2026-06-02T17:54:22.806Z"/>
  <w16cex:commentExtensible w16cex:durableId="7C5A6AFA" w16cex:dateUtc="2026-06-02T17:55:45.716Z"/>
  <w16cex:commentExtensible w16cex:durableId="5354C5CF" w16cex:dateUtc="2026-06-02T17:57:20.164Z"/>
  <w16cex:commentExtensible w16cex:durableId="4D4CDC60" w16cex:dateUtc="2026-06-02T17:58:24.041Z"/>
  <w16cex:commentExtensible w16cex:durableId="65383804" w16cex:dateUtc="2026-06-02T18:02:20.756Z"/>
  <w16cex:commentExtensible w16cex:durableId="6AF164EB" w16cex:dateUtc="2026-06-03T23:44:51.937Z"/>
  <w16cex:commentExtensible w16cex:durableId="78C79D67" w16cex:dateUtc="2026-06-04T19:39:21.969Z"/>
  <w16cex:commentExtensible w16cex:durableId="56EC2041" w16cex:dateUtc="2026-06-05T16:31:29.242Z"/>
  <w16cex:commentExtensible w16cex:durableId="063FD06A" w16cex:dateUtc="2026-06-09T17:44:26.805Z"/>
  <w16cex:commentExtensible w16cex:durableId="0056FAF9" w16cex:dateUtc="2026-06-09T17:56:28.962Z"/>
  <w16cex:commentExtensible w16cex:durableId="366D193E" w16cex:dateUtc="2026-06-09T17:59:19.209Z"/>
  <w16cex:commentExtensible w16cex:durableId="236090F7" w16cex:dateUtc="2026-06-09T18:00:42.882Z"/>
  <w16cex:commentExtensible w16cex:durableId="659C70D8" w16cex:dateUtc="2026-06-09T18:12:14.081Z"/>
  <w16cex:commentExtensible w16cex:durableId="171574DF" w16cex:dateUtc="2026-06-09T19:01:46.403Z"/>
  <w16cex:commentExtensible w16cex:durableId="4DDD4E8D" w16cex:dateUtc="2026-06-09T18:18:27.086Z"/>
  <w16cex:commentExtensible w16cex:durableId="72369D95" w16cex:dateUtc="2026-06-09T18:44:38.577Z"/>
  <w16cex:commentExtensible w16cex:durableId="45661BBA" w16cex:dateUtc="2026-06-09T18:54:36.992Z"/>
  <w16cex:commentExtensible w16cex:durableId="142AE63A" w16cex:dateUtc="2026-06-11T05:12:54.022Z"/>
</w16cex:commentsExtensible>
</file>

<file path=word/commentsIds.xml><?xml version="1.0" encoding="utf-8"?>
<w16cid:commentsIds xmlns:mc="http://schemas.openxmlformats.org/markup-compatibility/2006" xmlns:w16cid="http://schemas.microsoft.com/office/word/2016/wordml/cid" mc:Ignorable="w16cid">
  <w16cid:commentId w16cid:paraId="1D7B7EDE" w16cid:durableId="40701C36"/>
  <w16cid:commentId w16cid:paraId="07D99598" w16cid:durableId="782008EC"/>
  <w16cid:commentId w16cid:paraId="6887DCAD" w16cid:durableId="7D2021C5"/>
  <w16cid:commentId w16cid:paraId="4EC6AF8B" w16cid:durableId="319C0D67"/>
  <w16cid:commentId w16cid:paraId="6A7FA639" w16cid:durableId="478EA7ED"/>
  <w16cid:commentId w16cid:paraId="714A2677" w16cid:durableId="1BA41EB5"/>
  <w16cid:commentId w16cid:paraId="0A018EA1" w16cid:durableId="332FC3AE"/>
  <w16cid:commentId w16cid:paraId="5A201823" w16cid:durableId="15B47CB6"/>
  <w16cid:commentId w16cid:paraId="0A8A47D6" w16cid:durableId="3CF0A2EB"/>
  <w16cid:commentId w16cid:paraId="5A02DA38" w16cid:durableId="49DD6275"/>
  <w16cid:commentId w16cid:paraId="38CD6F86" w16cid:durableId="59042E2C"/>
  <w16cid:commentId w16cid:paraId="308239F8" w16cid:durableId="42F7A045"/>
  <w16cid:commentId w16cid:paraId="776DCC85" w16cid:durableId="527C9911"/>
  <w16cid:commentId w16cid:paraId="7331F4BB" w16cid:durableId="09141B00"/>
  <w16cid:commentId w16cid:paraId="7715464B" w16cid:durableId="378175D3"/>
  <w16cid:commentId w16cid:paraId="1F624492" w16cid:durableId="5C99BE72"/>
  <w16cid:commentId w16cid:paraId="41EE85DF" w16cid:durableId="34C723FD"/>
  <w16cid:commentId w16cid:paraId="63B795B5" w16cid:durableId="7C5A6AFA"/>
  <w16cid:commentId w16cid:paraId="49ED4B7F" w16cid:durableId="5354C5CF"/>
  <w16cid:commentId w16cid:paraId="7F76C3BB" w16cid:durableId="4D4CDC60"/>
  <w16cid:commentId w16cid:paraId="20B3A361" w16cid:durableId="65383804"/>
  <w16cid:commentId w16cid:paraId="06E1E1D8" w16cid:durableId="6AF164EB"/>
  <w16cid:commentId w16cid:paraId="1D27399D" w16cid:durableId="78C79D67"/>
  <w16cid:commentId w16cid:paraId="1AE91D45" w16cid:durableId="56EC2041"/>
  <w16cid:commentId w16cid:paraId="2CDACB27" w16cid:durableId="063FD06A"/>
  <w16cid:commentId w16cid:paraId="16AA287B" w16cid:durableId="0056FAF9"/>
  <w16cid:commentId w16cid:paraId="798A0848" w16cid:durableId="366D193E"/>
  <w16cid:commentId w16cid:paraId="118019D3" w16cid:durableId="236090F7"/>
  <w16cid:commentId w16cid:paraId="370DDB40" w16cid:durableId="659C70D8"/>
  <w16cid:commentId w16cid:paraId="20C250E5" w16cid:durableId="171574DF"/>
  <w16cid:commentId w16cid:paraId="76070E44" w16cid:durableId="4DDD4E8D"/>
  <w16cid:commentId w16cid:paraId="6DBBE916" w16cid:durableId="72369D95"/>
  <w16cid:commentId w16cid:paraId="3BE59354" w16cid:durableId="45661BBA"/>
  <w16cid:commentId w16cid:paraId="3B0DAADC" w16cid:durableId="142AE6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BF02C8C" w:rsidTr="4BF02C8C" w14:paraId="42C23511">
      <w:trPr>
        <w:trHeight w:val="300"/>
      </w:trPr>
      <w:tc>
        <w:tcPr>
          <w:tcW w:w="2880" w:type="dxa"/>
          <w:tcMar/>
        </w:tcPr>
        <w:p w:rsidR="4BF02C8C" w:rsidP="4BF02C8C" w:rsidRDefault="4BF02C8C" w14:paraId="6C620208" w14:textId="002EE055">
          <w:pPr>
            <w:pStyle w:val="Header"/>
            <w:bidi w:val="0"/>
            <w:ind w:left="-115"/>
            <w:jc w:val="left"/>
          </w:pPr>
        </w:p>
      </w:tc>
      <w:tc>
        <w:tcPr>
          <w:tcW w:w="2880" w:type="dxa"/>
          <w:tcMar/>
        </w:tcPr>
        <w:p w:rsidR="4BF02C8C" w:rsidP="4BF02C8C" w:rsidRDefault="4BF02C8C" w14:paraId="39C329B2" w14:textId="0D5CFD99">
          <w:pPr>
            <w:pStyle w:val="Header"/>
            <w:bidi w:val="0"/>
            <w:jc w:val="center"/>
          </w:pPr>
        </w:p>
      </w:tc>
      <w:tc>
        <w:tcPr>
          <w:tcW w:w="2880" w:type="dxa"/>
          <w:tcMar/>
        </w:tcPr>
        <w:p w:rsidR="4BF02C8C" w:rsidP="4BF02C8C" w:rsidRDefault="4BF02C8C" w14:paraId="3CFD3EB0" w14:textId="63AE2F62">
          <w:pPr>
            <w:pStyle w:val="Header"/>
            <w:bidi w:val="0"/>
            <w:ind w:right="-115"/>
            <w:jc w:val="right"/>
          </w:pPr>
        </w:p>
      </w:tc>
    </w:tr>
  </w:tbl>
  <w:p w:rsidR="4BF02C8C" w:rsidP="4BF02C8C" w:rsidRDefault="4BF02C8C" w14:paraId="68C949A0" w14:textId="4B6F06B2">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separator/>
      </w:r>
    </w:p>
  </w:footnote>
  <w:footnote w:type="continuationSeparator" w:id="0">
    <w:p w:rsidR="7D45F3BF" w:rsidRDefault="7D45F3BF" w14:paraId="763C6328" w14:textId="35C99436">
      <w:pPr>
        <w:spacing w:after="0" w:line="240" w:lineRule="auto"/>
      </w:pPr>
      <w:r>
        <w:continuationSeparator/>
      </w:r>
    </w:p>
  </w:footnote>
  <w:footnote w:id="4965">
    <w:p w:rsidR="7D45F3BF" w:rsidP="4BF02C8C" w:rsidRDefault="7D45F3BF" w14:paraId="2F96FC9B" w14:textId="67212633">
      <w:pPr>
        <w:pStyle w:val="FootnoteText"/>
        <w:bidi w:val="0"/>
        <w:ind w:firstLine="0"/>
        <w:rPr>
          <w:vertAlign w:val="subscript"/>
        </w:rPr>
      </w:pPr>
      <w:r w:rsidRPr="4BF02C8C">
        <w:rPr>
          <w:rStyle w:val="FootnoteReference"/>
          <w:rFonts w:ascii="Arial" w:hAnsi="Arial" w:eastAsia="Arial" w:cs="Arial"/>
          <w:sz w:val="16"/>
          <w:szCs w:val="16"/>
        </w:rPr>
        <w:footnoteRef/>
      </w:r>
      <w:r w:rsidRPr="4BF02C8C" w:rsidR="4BF02C8C">
        <w:rPr>
          <w:rFonts w:ascii="Arial" w:hAnsi="Arial" w:eastAsia="Arial" w:cs="Arial"/>
          <w:sz w:val="16"/>
          <w:szCs w:val="16"/>
        </w:rPr>
        <w:t xml:space="preserve"> Both r and </w:t>
      </w:r>
      <w:r w:rsidRPr="4BF02C8C" w:rsidR="4BF02C8C">
        <w:rPr>
          <w:rFonts w:ascii="Arial" w:hAnsi="Arial" w:eastAsia="Arial" w:cs="Arial"/>
          <w:sz w:val="16"/>
          <w:szCs w:val="16"/>
        </w:rPr>
        <w:t>r</w:t>
      </w:r>
      <w:r w:rsidRPr="4BF02C8C" w:rsidR="4BF02C8C">
        <w:rPr>
          <w:rFonts w:ascii="Arial" w:hAnsi="Arial" w:eastAsia="Arial" w:cs="Arial"/>
          <w:sz w:val="16"/>
          <w:szCs w:val="16"/>
          <w:vertAlign w:val="subscript"/>
        </w:rPr>
        <w:t>s</w:t>
      </w:r>
      <w:r w:rsidRPr="4BF02C8C" w:rsidR="4BF02C8C">
        <w:rPr>
          <w:rFonts w:ascii="Arial" w:hAnsi="Arial" w:eastAsia="Arial" w:cs="Arial"/>
          <w:sz w:val="16"/>
          <w:szCs w:val="16"/>
          <w:vertAlign w:val="subscript"/>
        </w:rPr>
        <w:t xml:space="preserve"> </w:t>
      </w:r>
      <w:r w:rsidRPr="4BF02C8C" w:rsidR="4BF02C8C">
        <w:rPr>
          <w:rFonts w:ascii="Arial" w:hAnsi="Arial" w:eastAsia="Arial" w:cs="Arial"/>
          <w:noProof w:val="0"/>
          <w:sz w:val="16"/>
          <w:szCs w:val="16"/>
          <w:lang w:val="en-US"/>
        </w:rPr>
        <w:t xml:space="preserve">are correlation coefficients: r (Pearson) measures linear association between continuous variables, while </w:t>
      </w:r>
      <w:r w:rsidRPr="4BF02C8C" w:rsidR="4BF02C8C">
        <w:rPr>
          <w:rFonts w:ascii="Arial" w:hAnsi="Arial" w:eastAsia="Arial" w:cs="Arial"/>
          <w:sz w:val="16"/>
          <w:szCs w:val="16"/>
        </w:rPr>
        <w:t>r</w:t>
      </w:r>
      <w:r w:rsidRPr="4BF02C8C" w:rsidR="4BF02C8C">
        <w:rPr>
          <w:rFonts w:ascii="Arial" w:hAnsi="Arial" w:eastAsia="Arial" w:cs="Arial"/>
          <w:sz w:val="16"/>
          <w:szCs w:val="16"/>
          <w:vertAlign w:val="subscript"/>
        </w:rPr>
        <w:t>s</w:t>
      </w:r>
      <w:r w:rsidRPr="4BF02C8C" w:rsidR="4BF02C8C">
        <w:rPr>
          <w:rFonts w:ascii="Arial" w:hAnsi="Arial" w:eastAsia="Arial" w:cs="Arial"/>
          <w:sz w:val="16"/>
          <w:szCs w:val="16"/>
          <w:vertAlign w:val="subscript"/>
        </w:rPr>
        <w:t xml:space="preserve"> </w:t>
      </w:r>
      <w:r w:rsidRPr="4BF02C8C" w:rsidR="4BF02C8C">
        <w:rPr>
          <w:rFonts w:ascii="Arial" w:hAnsi="Arial" w:eastAsia="Arial" w:cs="Arial"/>
          <w:noProof w:val="0"/>
          <w:sz w:val="16"/>
          <w:szCs w:val="16"/>
          <w:lang w:val="en-US"/>
        </w:rPr>
        <w:t xml:space="preserve">(Spearman) measures monotonic association based on ranks and is used in the rurality analysis above for </w:t>
      </w:r>
      <w:r w:rsidRPr="4BF02C8C" w:rsidR="4BF02C8C">
        <w:rPr>
          <w:rFonts w:ascii="Arial" w:hAnsi="Arial" w:eastAsia="Arial" w:cs="Arial"/>
          <w:noProof w:val="0"/>
          <w:sz w:val="16"/>
          <w:szCs w:val="16"/>
          <w:lang w:val="en-US"/>
        </w:rPr>
        <w:t>ordinal</w:t>
      </w:r>
      <w:r w:rsidRPr="4BF02C8C" w:rsidR="4BF02C8C">
        <w:rPr>
          <w:rFonts w:ascii="Arial" w:hAnsi="Arial" w:eastAsia="Arial" w:cs="Arial"/>
          <w:noProof w:val="0"/>
          <w:sz w:val="16"/>
          <w:szCs w:val="16"/>
          <w:lang w:val="en-US"/>
        </w:rPr>
        <w:t xml:space="preserve"> data such as RUCC. The two are labeled Pearson and Spearman </w:t>
      </w:r>
      <w:r w:rsidRPr="4BF02C8C" w:rsidR="4BF02C8C">
        <w:rPr>
          <w:rFonts w:ascii="Arial" w:hAnsi="Arial" w:eastAsia="Arial" w:cs="Arial"/>
          <w:noProof w:val="0"/>
          <w:sz w:val="16"/>
          <w:szCs w:val="16"/>
          <w:lang w:val="en-US"/>
        </w:rPr>
        <w:t>throughout</w:t>
      </w:r>
      <w:r w:rsidRPr="4BF02C8C" w:rsidR="4BF02C8C">
        <w:rPr>
          <w:rFonts w:ascii="Arial" w:hAnsi="Arial" w:eastAsia="Arial" w:cs="Arial"/>
          <w:noProof w:val="0"/>
          <w:sz w:val="16"/>
          <w:szCs w:val="16"/>
          <w:lang w:val="en-US"/>
        </w:rPr>
        <w:t>.</w:t>
      </w:r>
    </w:p>
  </w:footnote>
  <w:footnote w:id="13451">
    <w:p w:rsidR="4BF02C8C" w:rsidP="4BF02C8C" w:rsidRDefault="4BF02C8C" w14:paraId="180985A9" w14:textId="262561C3">
      <w:pPr>
        <w:pStyle w:val="FootnoteText"/>
        <w:bidi w:val="0"/>
        <w:ind w:firstLine="0"/>
        <w:rPr>
          <w:rFonts w:ascii="Arial" w:hAnsi="Arial" w:eastAsia="Arial" w:cs="Arial"/>
          <w:sz w:val="16"/>
          <w:szCs w:val="16"/>
        </w:rPr>
      </w:pPr>
      <w:r w:rsidRPr="4BF02C8C">
        <w:rPr>
          <w:rStyle w:val="FootnoteReference"/>
        </w:rPr>
        <w:footnoteRef/>
      </w:r>
      <w:r w:rsidRPr="4BF02C8C" w:rsidR="4BF02C8C">
        <w:rPr>
          <w:rFonts w:ascii="Arial" w:hAnsi="Arial" w:eastAsia="Arial" w:cs="Arial"/>
          <w:noProof w:val="0"/>
          <w:color w:val="000000" w:themeColor="text1" w:themeTint="FF" w:themeShade="FF"/>
          <w:sz w:val="16"/>
          <w:szCs w:val="16"/>
          <w:lang w:val="en-US"/>
        </w:rPr>
        <w:t>State tax provisions reflect rules in effect for the 2022 tax year, the year of the IRS SOI data used in this analysis. South Dakota levies no state individual income tax. Montana allowed charitable contributions as itemized deductions, subject to state-specific exceptions, while Arizona provided nonrefundable individual income tax credits for cash contributions to qualifying charitable organizations and qualifying foster care charitable organizations certified by the Arizona Department of Revenue.</w:t>
      </w:r>
    </w:p>
    <w:p w:rsidR="4BF02C8C" w:rsidP="4BF02C8C" w:rsidRDefault="4BF02C8C" w14:paraId="08060A49" w14:textId="66762FDC">
      <w:pPr>
        <w:pStyle w:val="FootnoteText"/>
        <w:bidi w:val="0"/>
        <w:ind w:firstLine="0"/>
        <w:rPr>
          <w:rFonts w:ascii="Arial" w:hAnsi="Arial" w:eastAsia="Arial" w:cs="Arial"/>
          <w:sz w:val="16"/>
          <w:szCs w:val="16"/>
        </w:rPr>
      </w:pPr>
      <w:r w:rsidRPr="4BF02C8C" w:rsidR="4BF02C8C">
        <w:rPr>
          <w:rFonts w:ascii="Arial" w:hAnsi="Arial" w:eastAsia="Arial" w:cs="Arial"/>
          <w:sz w:val="16"/>
          <w:szCs w:val="16"/>
        </w:rPr>
        <w:t>Sources: South Dakota Department of Revenue (dor.sd.gov); Montana Department of Revenue, 2022 Form 2 Instructions (Itemized Deductions Schedule); Arizona Department of Revenue, credits for contributions to QCOs/QFCOs (azdor.gov).</w:t>
      </w:r>
    </w:p>
    <w:p w:rsidR="4BF02C8C" w:rsidP="4BF02C8C" w:rsidRDefault="4BF02C8C" w14:paraId="5F1B7B33" w14:textId="04550D29">
      <w:pPr>
        <w:pStyle w:val="FootnoteText"/>
        <w:bidi w:val="0"/>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BF02C8C" w:rsidTr="4BF02C8C" w14:paraId="1F6F90C2">
      <w:trPr>
        <w:trHeight w:val="300"/>
      </w:trPr>
      <w:tc>
        <w:tcPr>
          <w:tcW w:w="2880" w:type="dxa"/>
          <w:tcMar/>
        </w:tcPr>
        <w:p w:rsidR="4BF02C8C" w:rsidP="4BF02C8C" w:rsidRDefault="4BF02C8C" w14:paraId="01527B60" w14:textId="0235F354">
          <w:pPr>
            <w:pStyle w:val="Header"/>
            <w:bidi w:val="0"/>
            <w:ind w:left="-115"/>
            <w:jc w:val="left"/>
          </w:pPr>
        </w:p>
      </w:tc>
      <w:tc>
        <w:tcPr>
          <w:tcW w:w="2880" w:type="dxa"/>
          <w:tcMar/>
        </w:tcPr>
        <w:p w:rsidR="4BF02C8C" w:rsidP="4BF02C8C" w:rsidRDefault="4BF02C8C" w14:paraId="3C9567A7" w14:textId="150AF197">
          <w:pPr>
            <w:pStyle w:val="Header"/>
            <w:bidi w:val="0"/>
            <w:jc w:val="center"/>
          </w:pPr>
        </w:p>
      </w:tc>
      <w:tc>
        <w:tcPr>
          <w:tcW w:w="2880" w:type="dxa"/>
          <w:tcMar/>
        </w:tcPr>
        <w:p w:rsidR="4BF02C8C" w:rsidP="4BF02C8C" w:rsidRDefault="4BF02C8C" w14:paraId="4F492950" w14:textId="092D42BE">
          <w:pPr>
            <w:pStyle w:val="Header"/>
            <w:bidi w:val="0"/>
            <w:ind w:right="-115"/>
            <w:jc w:val="right"/>
          </w:pPr>
        </w:p>
      </w:tc>
    </w:tr>
  </w:tbl>
  <w:p w:rsidR="4BF02C8C" w:rsidP="4BF02C8C" w:rsidRDefault="4BF02C8C" w14:paraId="662C9132" w14:textId="16076DD6">
    <w:pPr>
      <w:pStyle w:val="Header"/>
      <w:bidi w:val="0"/>
    </w:pPr>
  </w:p>
</w:hdr>
</file>

<file path=word/intelligence2.xml><?xml version="1.0" encoding="utf-8"?>
<int2:intelligence xmlns:int2="http://schemas.microsoft.com/office/intelligence/2020/intelligence">
  <int2:observations>
    <int2:bookmark int2:bookmarkName="_Int_RACvObdU" int2:invalidationBookmarkName="" int2:hashCode="1ndOAMJHvPxzwk" int2:id="dRtZXLbN">
      <int2:state int2:type="style" int2:value="Rejected"/>
    </int2:bookmark>
    <int2:bookmark int2:bookmarkName="_Int_1FfAMRR4" int2:invalidationBookmarkName="" int2:hashCode="MwmrsOqWxGtiaj" int2:id="snpR8cj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rson w15:author="graceodunlami@hotmail.com">
    <w15:presenceInfo w15:providerId="AD" w15:userId="S::urn:spo:guest#graceodunlami@hotmail.com::"/>
  </w15:person>
  <w15:person w15:author="karin.funaki517@gmail.com">
    <w15:presenceInfo w15:providerId="AD" w15:userId="S::urn:spo:guest#karin.funaki517@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1AD59C"/>
    <w:rsid w:val="002BC8C7"/>
    <w:rsid w:val="004483FB"/>
    <w:rsid w:val="009CDD86"/>
    <w:rsid w:val="00A84132"/>
    <w:rsid w:val="00B37DC0"/>
    <w:rsid w:val="00D09DC5"/>
    <w:rsid w:val="00F24F78"/>
    <w:rsid w:val="0102D50C"/>
    <w:rsid w:val="010BE611"/>
    <w:rsid w:val="010D4B65"/>
    <w:rsid w:val="015FF1C4"/>
    <w:rsid w:val="0163AFE3"/>
    <w:rsid w:val="01757050"/>
    <w:rsid w:val="018B8F3A"/>
    <w:rsid w:val="01EDD9D7"/>
    <w:rsid w:val="02051A4B"/>
    <w:rsid w:val="023CD469"/>
    <w:rsid w:val="0243F007"/>
    <w:rsid w:val="025877AB"/>
    <w:rsid w:val="02900DB3"/>
    <w:rsid w:val="02BD5B11"/>
    <w:rsid w:val="02C9B6EC"/>
    <w:rsid w:val="02CAB03E"/>
    <w:rsid w:val="02F96359"/>
    <w:rsid w:val="03117782"/>
    <w:rsid w:val="03230E8F"/>
    <w:rsid w:val="0329650D"/>
    <w:rsid w:val="033BF333"/>
    <w:rsid w:val="035A4E6B"/>
    <w:rsid w:val="036BAE89"/>
    <w:rsid w:val="03717A1A"/>
    <w:rsid w:val="037970CC"/>
    <w:rsid w:val="03C200D2"/>
    <w:rsid w:val="03F17631"/>
    <w:rsid w:val="03F5BA5F"/>
    <w:rsid w:val="03FAED96"/>
    <w:rsid w:val="0405BEDB"/>
    <w:rsid w:val="04122AB0"/>
    <w:rsid w:val="042042D1"/>
    <w:rsid w:val="04215611"/>
    <w:rsid w:val="0445B87B"/>
    <w:rsid w:val="046AFC5E"/>
    <w:rsid w:val="04782CBC"/>
    <w:rsid w:val="0483E6FB"/>
    <w:rsid w:val="054B599B"/>
    <w:rsid w:val="0551D8B6"/>
    <w:rsid w:val="055BE2C4"/>
    <w:rsid w:val="0579C468"/>
    <w:rsid w:val="05816E75"/>
    <w:rsid w:val="058F8827"/>
    <w:rsid w:val="05BED848"/>
    <w:rsid w:val="05C163F3"/>
    <w:rsid w:val="05C19B36"/>
    <w:rsid w:val="05C560EA"/>
    <w:rsid w:val="05CC8D39"/>
    <w:rsid w:val="05D408D0"/>
    <w:rsid w:val="0645F707"/>
    <w:rsid w:val="064B4C32"/>
    <w:rsid w:val="0671D7B8"/>
    <w:rsid w:val="067B5B5D"/>
    <w:rsid w:val="068BAA5D"/>
    <w:rsid w:val="069CA17A"/>
    <w:rsid w:val="06A267F3"/>
    <w:rsid w:val="06B2E7A1"/>
    <w:rsid w:val="06C3C7CA"/>
    <w:rsid w:val="06CC6568"/>
    <w:rsid w:val="06CE4499"/>
    <w:rsid w:val="06DE17B4"/>
    <w:rsid w:val="0719C5E7"/>
    <w:rsid w:val="073D14B1"/>
    <w:rsid w:val="07776802"/>
    <w:rsid w:val="077A91CB"/>
    <w:rsid w:val="07889E64"/>
    <w:rsid w:val="07B1ECBD"/>
    <w:rsid w:val="07C061E1"/>
    <w:rsid w:val="07DCD6CA"/>
    <w:rsid w:val="08146668"/>
    <w:rsid w:val="08237B48"/>
    <w:rsid w:val="082569D6"/>
    <w:rsid w:val="082B1C64"/>
    <w:rsid w:val="082B88FC"/>
    <w:rsid w:val="084DC17A"/>
    <w:rsid w:val="0882F817"/>
    <w:rsid w:val="089E5CB4"/>
    <w:rsid w:val="08BE58E2"/>
    <w:rsid w:val="08C918F0"/>
    <w:rsid w:val="08DEB975"/>
    <w:rsid w:val="09335976"/>
    <w:rsid w:val="095A50A6"/>
    <w:rsid w:val="097C1F83"/>
    <w:rsid w:val="09B3765E"/>
    <w:rsid w:val="09B4711D"/>
    <w:rsid w:val="09C13AFC"/>
    <w:rsid w:val="09C62F0A"/>
    <w:rsid w:val="0A213A28"/>
    <w:rsid w:val="0A2350B0"/>
    <w:rsid w:val="0A4E5AB4"/>
    <w:rsid w:val="0A79BE08"/>
    <w:rsid w:val="0AA745B8"/>
    <w:rsid w:val="0AB9C670"/>
    <w:rsid w:val="0AC54DBB"/>
    <w:rsid w:val="0AD17EB0"/>
    <w:rsid w:val="0B04C084"/>
    <w:rsid w:val="0B501499"/>
    <w:rsid w:val="0B6E94E9"/>
    <w:rsid w:val="0BCBB838"/>
    <w:rsid w:val="0BD7E143"/>
    <w:rsid w:val="0BF4AFD4"/>
    <w:rsid w:val="0C0B349B"/>
    <w:rsid w:val="0C0CC72B"/>
    <w:rsid w:val="0C0ECFC3"/>
    <w:rsid w:val="0C4386A0"/>
    <w:rsid w:val="0C530232"/>
    <w:rsid w:val="0C695782"/>
    <w:rsid w:val="0C7C1B2C"/>
    <w:rsid w:val="0C8D64F2"/>
    <w:rsid w:val="0C9C09B3"/>
    <w:rsid w:val="0C9D022F"/>
    <w:rsid w:val="0CA72A22"/>
    <w:rsid w:val="0CAA530D"/>
    <w:rsid w:val="0CE29EC0"/>
    <w:rsid w:val="0CFED7B5"/>
    <w:rsid w:val="0D03A677"/>
    <w:rsid w:val="0D049D36"/>
    <w:rsid w:val="0D3D387F"/>
    <w:rsid w:val="0D88045F"/>
    <w:rsid w:val="0D9EAFB9"/>
    <w:rsid w:val="0DD25A09"/>
    <w:rsid w:val="0DE55435"/>
    <w:rsid w:val="0E1E0CBF"/>
    <w:rsid w:val="0E204C51"/>
    <w:rsid w:val="0E2B91F3"/>
    <w:rsid w:val="0E8BB505"/>
    <w:rsid w:val="0E90327E"/>
    <w:rsid w:val="0EAC5B14"/>
    <w:rsid w:val="0EB6ED3B"/>
    <w:rsid w:val="0EE2A38A"/>
    <w:rsid w:val="0EE6B7DA"/>
    <w:rsid w:val="0F402F86"/>
    <w:rsid w:val="0F565007"/>
    <w:rsid w:val="0F7F9129"/>
    <w:rsid w:val="0F827322"/>
    <w:rsid w:val="0FA4AA12"/>
    <w:rsid w:val="0FAABA4B"/>
    <w:rsid w:val="0FB09A1C"/>
    <w:rsid w:val="0FE4D798"/>
    <w:rsid w:val="0FFF7710"/>
    <w:rsid w:val="10011C41"/>
    <w:rsid w:val="102B5FB3"/>
    <w:rsid w:val="10319A63"/>
    <w:rsid w:val="103BF135"/>
    <w:rsid w:val="1049457B"/>
    <w:rsid w:val="106073F9"/>
    <w:rsid w:val="10A9961A"/>
    <w:rsid w:val="10B70260"/>
    <w:rsid w:val="10DA9BB2"/>
    <w:rsid w:val="10E9DDF6"/>
    <w:rsid w:val="10F28BC1"/>
    <w:rsid w:val="111A32CA"/>
    <w:rsid w:val="11404E64"/>
    <w:rsid w:val="1145EAEB"/>
    <w:rsid w:val="1165CBC5"/>
    <w:rsid w:val="117172AF"/>
    <w:rsid w:val="117FCA59"/>
    <w:rsid w:val="119B9EFE"/>
    <w:rsid w:val="11B96318"/>
    <w:rsid w:val="11F31BDF"/>
    <w:rsid w:val="120BBF9A"/>
    <w:rsid w:val="120BEC50"/>
    <w:rsid w:val="1228DF32"/>
    <w:rsid w:val="124012D5"/>
    <w:rsid w:val="125B45F5"/>
    <w:rsid w:val="128938E2"/>
    <w:rsid w:val="129F8D1F"/>
    <w:rsid w:val="12D9677D"/>
    <w:rsid w:val="130A495F"/>
    <w:rsid w:val="130BF539"/>
    <w:rsid w:val="13118C73"/>
    <w:rsid w:val="13337745"/>
    <w:rsid w:val="136EA4C2"/>
    <w:rsid w:val="137802DC"/>
    <w:rsid w:val="13BC5002"/>
    <w:rsid w:val="13C3F651"/>
    <w:rsid w:val="13E0D344"/>
    <w:rsid w:val="140C026D"/>
    <w:rsid w:val="1431BAE0"/>
    <w:rsid w:val="144A15AA"/>
    <w:rsid w:val="1487CC46"/>
    <w:rsid w:val="1498D174"/>
    <w:rsid w:val="14A43164"/>
    <w:rsid w:val="150647B7"/>
    <w:rsid w:val="1522D712"/>
    <w:rsid w:val="155C35D5"/>
    <w:rsid w:val="156586BF"/>
    <w:rsid w:val="1574B780"/>
    <w:rsid w:val="159CC8E2"/>
    <w:rsid w:val="15B274DB"/>
    <w:rsid w:val="15BB54E4"/>
    <w:rsid w:val="15C23BE1"/>
    <w:rsid w:val="15F2F869"/>
    <w:rsid w:val="1622C7F6"/>
    <w:rsid w:val="16380868"/>
    <w:rsid w:val="1642C7D3"/>
    <w:rsid w:val="164D6892"/>
    <w:rsid w:val="1653E28A"/>
    <w:rsid w:val="168584BE"/>
    <w:rsid w:val="168C2CEE"/>
    <w:rsid w:val="16A5F380"/>
    <w:rsid w:val="16F6F7C4"/>
    <w:rsid w:val="170AE841"/>
    <w:rsid w:val="170CF755"/>
    <w:rsid w:val="172623A6"/>
    <w:rsid w:val="17323536"/>
    <w:rsid w:val="173AFCB6"/>
    <w:rsid w:val="174527BA"/>
    <w:rsid w:val="177D1A5D"/>
    <w:rsid w:val="1782D452"/>
    <w:rsid w:val="178BFD8A"/>
    <w:rsid w:val="178D6CE9"/>
    <w:rsid w:val="17A45F8D"/>
    <w:rsid w:val="17B63439"/>
    <w:rsid w:val="17E2A4ED"/>
    <w:rsid w:val="17E2D89E"/>
    <w:rsid w:val="180B7C35"/>
    <w:rsid w:val="18117C75"/>
    <w:rsid w:val="18161237"/>
    <w:rsid w:val="182BD638"/>
    <w:rsid w:val="18604C6B"/>
    <w:rsid w:val="187DD8D6"/>
    <w:rsid w:val="18804C2C"/>
    <w:rsid w:val="18806D0C"/>
    <w:rsid w:val="18809F73"/>
    <w:rsid w:val="188FEC80"/>
    <w:rsid w:val="18A245C5"/>
    <w:rsid w:val="18B630D1"/>
    <w:rsid w:val="18E70932"/>
    <w:rsid w:val="18F05FB7"/>
    <w:rsid w:val="18F575F6"/>
    <w:rsid w:val="190403DA"/>
    <w:rsid w:val="1909D33C"/>
    <w:rsid w:val="190B516C"/>
    <w:rsid w:val="1920470C"/>
    <w:rsid w:val="19240E11"/>
    <w:rsid w:val="1933FC5D"/>
    <w:rsid w:val="1950798E"/>
    <w:rsid w:val="19697AE6"/>
    <w:rsid w:val="19717983"/>
    <w:rsid w:val="19812BD1"/>
    <w:rsid w:val="1992CFE0"/>
    <w:rsid w:val="199DE78E"/>
    <w:rsid w:val="19A8579D"/>
    <w:rsid w:val="19AF9A29"/>
    <w:rsid w:val="19B54C62"/>
    <w:rsid w:val="19C3727F"/>
    <w:rsid w:val="19C72C1B"/>
    <w:rsid w:val="19D09C80"/>
    <w:rsid w:val="1A1C1994"/>
    <w:rsid w:val="1A5D50FB"/>
    <w:rsid w:val="1A64A630"/>
    <w:rsid w:val="1AE1915B"/>
    <w:rsid w:val="1AF45F70"/>
    <w:rsid w:val="1AF58D3D"/>
    <w:rsid w:val="1B04A9F9"/>
    <w:rsid w:val="1B1BBC73"/>
    <w:rsid w:val="1B1E4966"/>
    <w:rsid w:val="1B2479E5"/>
    <w:rsid w:val="1B28DD2E"/>
    <w:rsid w:val="1B493548"/>
    <w:rsid w:val="1B704AFD"/>
    <w:rsid w:val="1B8830F4"/>
    <w:rsid w:val="1BAF18D0"/>
    <w:rsid w:val="1BCB4486"/>
    <w:rsid w:val="1BCCC9A7"/>
    <w:rsid w:val="1BDD7D66"/>
    <w:rsid w:val="1BE8D8B8"/>
    <w:rsid w:val="1BEC6FA0"/>
    <w:rsid w:val="1C0C3F78"/>
    <w:rsid w:val="1C1CC818"/>
    <w:rsid w:val="1C45B863"/>
    <w:rsid w:val="1C6B7F85"/>
    <w:rsid w:val="1C6D50D0"/>
    <w:rsid w:val="1C928345"/>
    <w:rsid w:val="1CB4527A"/>
    <w:rsid w:val="1CBB08FE"/>
    <w:rsid w:val="1D309718"/>
    <w:rsid w:val="1D661C6D"/>
    <w:rsid w:val="1D69A297"/>
    <w:rsid w:val="1D6A33D4"/>
    <w:rsid w:val="1D81D4E7"/>
    <w:rsid w:val="1DB5D88D"/>
    <w:rsid w:val="1E348C01"/>
    <w:rsid w:val="1E532268"/>
    <w:rsid w:val="1E689315"/>
    <w:rsid w:val="1EA2AA23"/>
    <w:rsid w:val="1EC0BA7B"/>
    <w:rsid w:val="1ECBB65A"/>
    <w:rsid w:val="1EDBC230"/>
    <w:rsid w:val="1EDEA072"/>
    <w:rsid w:val="1EE4F765"/>
    <w:rsid w:val="1F238066"/>
    <w:rsid w:val="1F2880C3"/>
    <w:rsid w:val="1F2E0536"/>
    <w:rsid w:val="1F3D1235"/>
    <w:rsid w:val="1F50ACFA"/>
    <w:rsid w:val="1F6DB583"/>
    <w:rsid w:val="1F76C360"/>
    <w:rsid w:val="1F8DE064"/>
    <w:rsid w:val="1FA246C0"/>
    <w:rsid w:val="200BD969"/>
    <w:rsid w:val="2021E6CA"/>
    <w:rsid w:val="202C3533"/>
    <w:rsid w:val="202F874B"/>
    <w:rsid w:val="202F8CEF"/>
    <w:rsid w:val="205FF798"/>
    <w:rsid w:val="206260DF"/>
    <w:rsid w:val="20A73EDA"/>
    <w:rsid w:val="20B26033"/>
    <w:rsid w:val="210CF25B"/>
    <w:rsid w:val="212D0004"/>
    <w:rsid w:val="213462A4"/>
    <w:rsid w:val="21467912"/>
    <w:rsid w:val="215A07DB"/>
    <w:rsid w:val="2168CCFF"/>
    <w:rsid w:val="217928D3"/>
    <w:rsid w:val="2185C9AF"/>
    <w:rsid w:val="21905355"/>
    <w:rsid w:val="21BFC89E"/>
    <w:rsid w:val="21E4AAC2"/>
    <w:rsid w:val="222826D6"/>
    <w:rsid w:val="22619132"/>
    <w:rsid w:val="226AD73E"/>
    <w:rsid w:val="22756C74"/>
    <w:rsid w:val="228560D3"/>
    <w:rsid w:val="228C44C7"/>
    <w:rsid w:val="2296A733"/>
    <w:rsid w:val="22A89AEA"/>
    <w:rsid w:val="22E9C84B"/>
    <w:rsid w:val="22FBC901"/>
    <w:rsid w:val="235FCED3"/>
    <w:rsid w:val="235FF080"/>
    <w:rsid w:val="236D43ED"/>
    <w:rsid w:val="237444CC"/>
    <w:rsid w:val="23F9E03F"/>
    <w:rsid w:val="24330D3D"/>
    <w:rsid w:val="244227DB"/>
    <w:rsid w:val="2446D027"/>
    <w:rsid w:val="245C33F8"/>
    <w:rsid w:val="246D1958"/>
    <w:rsid w:val="249CD9E5"/>
    <w:rsid w:val="24E63FB6"/>
    <w:rsid w:val="24E9D251"/>
    <w:rsid w:val="2522295F"/>
    <w:rsid w:val="256ED352"/>
    <w:rsid w:val="25FC22CE"/>
    <w:rsid w:val="262F1EBB"/>
    <w:rsid w:val="2635D1E3"/>
    <w:rsid w:val="2637FED6"/>
    <w:rsid w:val="26514DC8"/>
    <w:rsid w:val="265E367F"/>
    <w:rsid w:val="2692239C"/>
    <w:rsid w:val="269D5713"/>
    <w:rsid w:val="269F1EBF"/>
    <w:rsid w:val="26BB204E"/>
    <w:rsid w:val="26C4CB1F"/>
    <w:rsid w:val="26D6AD79"/>
    <w:rsid w:val="26E7DB63"/>
    <w:rsid w:val="26F4CC1E"/>
    <w:rsid w:val="2703F577"/>
    <w:rsid w:val="27050C2D"/>
    <w:rsid w:val="27185917"/>
    <w:rsid w:val="27435C03"/>
    <w:rsid w:val="274FB6D5"/>
    <w:rsid w:val="27627234"/>
    <w:rsid w:val="27AA1B75"/>
    <w:rsid w:val="283D4E5C"/>
    <w:rsid w:val="28638917"/>
    <w:rsid w:val="287FBBB3"/>
    <w:rsid w:val="289A4E11"/>
    <w:rsid w:val="28A4BE9E"/>
    <w:rsid w:val="28AE90B1"/>
    <w:rsid w:val="28AFB018"/>
    <w:rsid w:val="28D3C963"/>
    <w:rsid w:val="293D5DA6"/>
    <w:rsid w:val="2946E3F3"/>
    <w:rsid w:val="2953BC1A"/>
    <w:rsid w:val="297343DC"/>
    <w:rsid w:val="297B2473"/>
    <w:rsid w:val="29C70F0B"/>
    <w:rsid w:val="29EE4120"/>
    <w:rsid w:val="2A25D797"/>
    <w:rsid w:val="2A397C47"/>
    <w:rsid w:val="2A3A564D"/>
    <w:rsid w:val="2A67DC3D"/>
    <w:rsid w:val="2A85DB69"/>
    <w:rsid w:val="2AAA62FC"/>
    <w:rsid w:val="2AEECE4A"/>
    <w:rsid w:val="2AF2852C"/>
    <w:rsid w:val="2B41175F"/>
    <w:rsid w:val="2B8A2267"/>
    <w:rsid w:val="2BA7160B"/>
    <w:rsid w:val="2BB51C82"/>
    <w:rsid w:val="2BB97AAE"/>
    <w:rsid w:val="2BE3F0D4"/>
    <w:rsid w:val="2C14D7C2"/>
    <w:rsid w:val="2C1EB6D6"/>
    <w:rsid w:val="2C24CC89"/>
    <w:rsid w:val="2C2E8DA8"/>
    <w:rsid w:val="2C5C0C41"/>
    <w:rsid w:val="2C6F0844"/>
    <w:rsid w:val="2C81CF7A"/>
    <w:rsid w:val="2C93F285"/>
    <w:rsid w:val="2C9D7C37"/>
    <w:rsid w:val="2CB7D3BD"/>
    <w:rsid w:val="2CC2607D"/>
    <w:rsid w:val="2CD029F8"/>
    <w:rsid w:val="2D0194B2"/>
    <w:rsid w:val="2D2151F7"/>
    <w:rsid w:val="2D338E40"/>
    <w:rsid w:val="2D4A23F2"/>
    <w:rsid w:val="2D578CEC"/>
    <w:rsid w:val="2D7F1FF3"/>
    <w:rsid w:val="2DA7B35B"/>
    <w:rsid w:val="2DAA81F8"/>
    <w:rsid w:val="2DB5D252"/>
    <w:rsid w:val="2DC16527"/>
    <w:rsid w:val="2DE846AE"/>
    <w:rsid w:val="2E38F439"/>
    <w:rsid w:val="2E7B0E98"/>
    <w:rsid w:val="2E8B3981"/>
    <w:rsid w:val="2EA1A058"/>
    <w:rsid w:val="2EC7DE31"/>
    <w:rsid w:val="2ECA56E1"/>
    <w:rsid w:val="2EDEBEEE"/>
    <w:rsid w:val="2EE3907E"/>
    <w:rsid w:val="2EE823A1"/>
    <w:rsid w:val="2EEDF8F6"/>
    <w:rsid w:val="2F25E583"/>
    <w:rsid w:val="2F56416D"/>
    <w:rsid w:val="2F640EF5"/>
    <w:rsid w:val="2F7EBDB0"/>
    <w:rsid w:val="2F7F6DF7"/>
    <w:rsid w:val="2F81D2A0"/>
    <w:rsid w:val="2F82D0AC"/>
    <w:rsid w:val="2FAF3FCA"/>
    <w:rsid w:val="3002C742"/>
    <w:rsid w:val="30134D9D"/>
    <w:rsid w:val="301453F4"/>
    <w:rsid w:val="30591C2F"/>
    <w:rsid w:val="30636B97"/>
    <w:rsid w:val="307BC4E0"/>
    <w:rsid w:val="308DB30D"/>
    <w:rsid w:val="308E532F"/>
    <w:rsid w:val="30A9E29D"/>
    <w:rsid w:val="30BBD5A1"/>
    <w:rsid w:val="30C239DF"/>
    <w:rsid w:val="30C6D084"/>
    <w:rsid w:val="30CF057B"/>
    <w:rsid w:val="30DA1DA7"/>
    <w:rsid w:val="3137F45F"/>
    <w:rsid w:val="3176919D"/>
    <w:rsid w:val="31C61B66"/>
    <w:rsid w:val="31F93666"/>
    <w:rsid w:val="3202106F"/>
    <w:rsid w:val="321E1588"/>
    <w:rsid w:val="3237B0C0"/>
    <w:rsid w:val="3282D59A"/>
    <w:rsid w:val="32CF0733"/>
    <w:rsid w:val="32E68EBC"/>
    <w:rsid w:val="32F87080"/>
    <w:rsid w:val="331B6F19"/>
    <w:rsid w:val="331CF210"/>
    <w:rsid w:val="33279F91"/>
    <w:rsid w:val="333C3520"/>
    <w:rsid w:val="3351DE61"/>
    <w:rsid w:val="33836C14"/>
    <w:rsid w:val="33877271"/>
    <w:rsid w:val="33AF8EAD"/>
    <w:rsid w:val="33B62C36"/>
    <w:rsid w:val="33CA71D6"/>
    <w:rsid w:val="33DC4A2F"/>
    <w:rsid w:val="3412004E"/>
    <w:rsid w:val="3417F819"/>
    <w:rsid w:val="3440D3C3"/>
    <w:rsid w:val="344B26B2"/>
    <w:rsid w:val="345D76DC"/>
    <w:rsid w:val="345F2736"/>
    <w:rsid w:val="34748DAA"/>
    <w:rsid w:val="34865FF3"/>
    <w:rsid w:val="34D3F268"/>
    <w:rsid w:val="34FC048D"/>
    <w:rsid w:val="34FE72A7"/>
    <w:rsid w:val="3500DCA8"/>
    <w:rsid w:val="3502486E"/>
    <w:rsid w:val="352427A9"/>
    <w:rsid w:val="35515AFF"/>
    <w:rsid w:val="35614EE7"/>
    <w:rsid w:val="356F4002"/>
    <w:rsid w:val="357293F2"/>
    <w:rsid w:val="3576648D"/>
    <w:rsid w:val="35C708B5"/>
    <w:rsid w:val="35D43B60"/>
    <w:rsid w:val="35E472DF"/>
    <w:rsid w:val="3640C785"/>
    <w:rsid w:val="3642EE88"/>
    <w:rsid w:val="36447218"/>
    <w:rsid w:val="36B07753"/>
    <w:rsid w:val="36BF3AB0"/>
    <w:rsid w:val="36CCDF84"/>
    <w:rsid w:val="36E18F90"/>
    <w:rsid w:val="36F3C925"/>
    <w:rsid w:val="37491B29"/>
    <w:rsid w:val="37CDCDB4"/>
    <w:rsid w:val="384BAC44"/>
    <w:rsid w:val="384EFB8C"/>
    <w:rsid w:val="386D64EC"/>
    <w:rsid w:val="38794482"/>
    <w:rsid w:val="388136C2"/>
    <w:rsid w:val="38942B2E"/>
    <w:rsid w:val="38AD166D"/>
    <w:rsid w:val="38B50327"/>
    <w:rsid w:val="38B756D6"/>
    <w:rsid w:val="38D2F6F6"/>
    <w:rsid w:val="38E7BCA5"/>
    <w:rsid w:val="38F5DB95"/>
    <w:rsid w:val="38FAA9D8"/>
    <w:rsid w:val="3969AA19"/>
    <w:rsid w:val="397D844A"/>
    <w:rsid w:val="39B9BBB9"/>
    <w:rsid w:val="39CD10FF"/>
    <w:rsid w:val="39E43D47"/>
    <w:rsid w:val="39EE44CF"/>
    <w:rsid w:val="39F9F97A"/>
    <w:rsid w:val="3A258393"/>
    <w:rsid w:val="3A3920F0"/>
    <w:rsid w:val="3A3C73F0"/>
    <w:rsid w:val="3A88E4CD"/>
    <w:rsid w:val="3A90E3C8"/>
    <w:rsid w:val="3A9100EB"/>
    <w:rsid w:val="3A935666"/>
    <w:rsid w:val="3AAFB0C6"/>
    <w:rsid w:val="3AAFDC88"/>
    <w:rsid w:val="3AE0B928"/>
    <w:rsid w:val="3AE32F5C"/>
    <w:rsid w:val="3AE5E4D6"/>
    <w:rsid w:val="3AEB81F0"/>
    <w:rsid w:val="3B21D5F9"/>
    <w:rsid w:val="3B26FE94"/>
    <w:rsid w:val="3B3D99D5"/>
    <w:rsid w:val="3B890253"/>
    <w:rsid w:val="3B941FD7"/>
    <w:rsid w:val="3BB24B24"/>
    <w:rsid w:val="3BD05A17"/>
    <w:rsid w:val="3BD50A05"/>
    <w:rsid w:val="3C103609"/>
    <w:rsid w:val="3C1A0A20"/>
    <w:rsid w:val="3C24C904"/>
    <w:rsid w:val="3C2D12E6"/>
    <w:rsid w:val="3C348A66"/>
    <w:rsid w:val="3C3F4289"/>
    <w:rsid w:val="3C49B49E"/>
    <w:rsid w:val="3C790B92"/>
    <w:rsid w:val="3C790B92"/>
    <w:rsid w:val="3C95C020"/>
    <w:rsid w:val="3CC24BA4"/>
    <w:rsid w:val="3CC51554"/>
    <w:rsid w:val="3CF0331C"/>
    <w:rsid w:val="3CF805EC"/>
    <w:rsid w:val="3D042EC6"/>
    <w:rsid w:val="3D0A66BC"/>
    <w:rsid w:val="3D10EF50"/>
    <w:rsid w:val="3D1406CE"/>
    <w:rsid w:val="3D16D124"/>
    <w:rsid w:val="3D1CAB56"/>
    <w:rsid w:val="3D52892F"/>
    <w:rsid w:val="3D9E767A"/>
    <w:rsid w:val="3DB11619"/>
    <w:rsid w:val="3E01F66D"/>
    <w:rsid w:val="3E3438D6"/>
    <w:rsid w:val="3E44D8A8"/>
    <w:rsid w:val="3E7B89AF"/>
    <w:rsid w:val="3EB223CB"/>
    <w:rsid w:val="3EB57EA4"/>
    <w:rsid w:val="3EE0D071"/>
    <w:rsid w:val="3EFA9527"/>
    <w:rsid w:val="3F582906"/>
    <w:rsid w:val="3F92B32D"/>
    <w:rsid w:val="3F9A40F5"/>
    <w:rsid w:val="3FA69B2E"/>
    <w:rsid w:val="3FB966FC"/>
    <w:rsid w:val="3FD52685"/>
    <w:rsid w:val="3FD9483C"/>
    <w:rsid w:val="401F6F5E"/>
    <w:rsid w:val="403C84A4"/>
    <w:rsid w:val="40432FBC"/>
    <w:rsid w:val="405E167C"/>
    <w:rsid w:val="406E60B8"/>
    <w:rsid w:val="4070C74D"/>
    <w:rsid w:val="40AFB9E7"/>
    <w:rsid w:val="40C1EEAC"/>
    <w:rsid w:val="40C38658"/>
    <w:rsid w:val="40D9E1FC"/>
    <w:rsid w:val="40F27DA3"/>
    <w:rsid w:val="41001E28"/>
    <w:rsid w:val="41130C08"/>
    <w:rsid w:val="412855D5"/>
    <w:rsid w:val="41360F49"/>
    <w:rsid w:val="4163609F"/>
    <w:rsid w:val="4169CC50"/>
    <w:rsid w:val="417EB4C0"/>
    <w:rsid w:val="41990EF4"/>
    <w:rsid w:val="419A95B2"/>
    <w:rsid w:val="419F680C"/>
    <w:rsid w:val="41E974A1"/>
    <w:rsid w:val="41F5EFB3"/>
    <w:rsid w:val="42568303"/>
    <w:rsid w:val="4262D60D"/>
    <w:rsid w:val="4269FADC"/>
    <w:rsid w:val="42BBCF56"/>
    <w:rsid w:val="42BC773B"/>
    <w:rsid w:val="42BD25E5"/>
    <w:rsid w:val="42C4E9DA"/>
    <w:rsid w:val="42E2494C"/>
    <w:rsid w:val="4304A685"/>
    <w:rsid w:val="430B6723"/>
    <w:rsid w:val="43291A39"/>
    <w:rsid w:val="433B4955"/>
    <w:rsid w:val="4346844A"/>
    <w:rsid w:val="434ED069"/>
    <w:rsid w:val="436E039B"/>
    <w:rsid w:val="438846E2"/>
    <w:rsid w:val="438E913A"/>
    <w:rsid w:val="43FD5B05"/>
    <w:rsid w:val="44193844"/>
    <w:rsid w:val="44557556"/>
    <w:rsid w:val="4460ACE0"/>
    <w:rsid w:val="44C51770"/>
    <w:rsid w:val="44E9E15A"/>
    <w:rsid w:val="450093EB"/>
    <w:rsid w:val="450BE3FE"/>
    <w:rsid w:val="451EA740"/>
    <w:rsid w:val="45526605"/>
    <w:rsid w:val="45A8001B"/>
    <w:rsid w:val="45BC9F5F"/>
    <w:rsid w:val="45C0A05C"/>
    <w:rsid w:val="45C0ED3E"/>
    <w:rsid w:val="45C3FAC2"/>
    <w:rsid w:val="45F57EF3"/>
    <w:rsid w:val="45FD6982"/>
    <w:rsid w:val="460CCC9C"/>
    <w:rsid w:val="46227CDA"/>
    <w:rsid w:val="464AC684"/>
    <w:rsid w:val="46688C74"/>
    <w:rsid w:val="4679D339"/>
    <w:rsid w:val="469AF011"/>
    <w:rsid w:val="46BFA96E"/>
    <w:rsid w:val="46C62BBC"/>
    <w:rsid w:val="46EE5F34"/>
    <w:rsid w:val="46FF068E"/>
    <w:rsid w:val="4713D087"/>
    <w:rsid w:val="471F0AF3"/>
    <w:rsid w:val="47262458"/>
    <w:rsid w:val="4726B3E6"/>
    <w:rsid w:val="472E4ABF"/>
    <w:rsid w:val="473714DA"/>
    <w:rsid w:val="475CB502"/>
    <w:rsid w:val="47668FE4"/>
    <w:rsid w:val="47783B23"/>
    <w:rsid w:val="477B9B5C"/>
    <w:rsid w:val="479794CD"/>
    <w:rsid w:val="47D10EA2"/>
    <w:rsid w:val="47D506CB"/>
    <w:rsid w:val="47EF1E67"/>
    <w:rsid w:val="484F7C57"/>
    <w:rsid w:val="4851EA12"/>
    <w:rsid w:val="4874CA05"/>
    <w:rsid w:val="4888FF7A"/>
    <w:rsid w:val="48A87EF1"/>
    <w:rsid w:val="48AAB881"/>
    <w:rsid w:val="48B524B2"/>
    <w:rsid w:val="48BE30B1"/>
    <w:rsid w:val="48E762E1"/>
    <w:rsid w:val="48F699E5"/>
    <w:rsid w:val="4918E048"/>
    <w:rsid w:val="492A3A3B"/>
    <w:rsid w:val="49392B3B"/>
    <w:rsid w:val="4946518C"/>
    <w:rsid w:val="495B7BB4"/>
    <w:rsid w:val="495EE945"/>
    <w:rsid w:val="49737DDD"/>
    <w:rsid w:val="497B8803"/>
    <w:rsid w:val="49A0D132"/>
    <w:rsid w:val="49A0D87E"/>
    <w:rsid w:val="49B3CC29"/>
    <w:rsid w:val="4A0A326B"/>
    <w:rsid w:val="4A3B1ACF"/>
    <w:rsid w:val="4A46DC5A"/>
    <w:rsid w:val="4A6C5F3A"/>
    <w:rsid w:val="4A9AF7AD"/>
    <w:rsid w:val="4A9B3C48"/>
    <w:rsid w:val="4A9B9046"/>
    <w:rsid w:val="4ACDBCAF"/>
    <w:rsid w:val="4ADAA2BC"/>
    <w:rsid w:val="4AEFDA2F"/>
    <w:rsid w:val="4AF158D0"/>
    <w:rsid w:val="4B00F81A"/>
    <w:rsid w:val="4B08344D"/>
    <w:rsid w:val="4B4D5619"/>
    <w:rsid w:val="4BA14BD2"/>
    <w:rsid w:val="4BD0442D"/>
    <w:rsid w:val="4BF02C8C"/>
    <w:rsid w:val="4C1A8789"/>
    <w:rsid w:val="4C1CBB2B"/>
    <w:rsid w:val="4C422FF4"/>
    <w:rsid w:val="4C77419B"/>
    <w:rsid w:val="4C84B44E"/>
    <w:rsid w:val="4C890C2E"/>
    <w:rsid w:val="4C895FDA"/>
    <w:rsid w:val="4C8D599E"/>
    <w:rsid w:val="4CA01CC7"/>
    <w:rsid w:val="4CCB030E"/>
    <w:rsid w:val="4CCED258"/>
    <w:rsid w:val="4CD79BFB"/>
    <w:rsid w:val="4D1DA36C"/>
    <w:rsid w:val="4D238778"/>
    <w:rsid w:val="4D55FB83"/>
    <w:rsid w:val="4E0258C8"/>
    <w:rsid w:val="4E0B6FE5"/>
    <w:rsid w:val="4E23F384"/>
    <w:rsid w:val="4E38EBAA"/>
    <w:rsid w:val="4E50EA11"/>
    <w:rsid w:val="4E7304E6"/>
    <w:rsid w:val="4EB00466"/>
    <w:rsid w:val="4EDD48AD"/>
    <w:rsid w:val="4F155949"/>
    <w:rsid w:val="4F61D3A9"/>
    <w:rsid w:val="4F6406F2"/>
    <w:rsid w:val="4F72ED09"/>
    <w:rsid w:val="4F7B36F8"/>
    <w:rsid w:val="4F848DC4"/>
    <w:rsid w:val="4F922641"/>
    <w:rsid w:val="4FBDD907"/>
    <w:rsid w:val="4FC693DC"/>
    <w:rsid w:val="4FD555D9"/>
    <w:rsid w:val="4FE4F689"/>
    <w:rsid w:val="4FF100C9"/>
    <w:rsid w:val="4FF51088"/>
    <w:rsid w:val="4FFB8184"/>
    <w:rsid w:val="50000976"/>
    <w:rsid w:val="501DBB19"/>
    <w:rsid w:val="502FCD0E"/>
    <w:rsid w:val="50340B74"/>
    <w:rsid w:val="5071F684"/>
    <w:rsid w:val="50BBB48B"/>
    <w:rsid w:val="50C89DFF"/>
    <w:rsid w:val="512AEBA0"/>
    <w:rsid w:val="51975E3E"/>
    <w:rsid w:val="51A579DB"/>
    <w:rsid w:val="51B07FCA"/>
    <w:rsid w:val="51B2510D"/>
    <w:rsid w:val="51CE1619"/>
    <w:rsid w:val="51CFBEF1"/>
    <w:rsid w:val="51EAC5A5"/>
    <w:rsid w:val="51F2AD9E"/>
    <w:rsid w:val="51F79DA8"/>
    <w:rsid w:val="5216BB9F"/>
    <w:rsid w:val="523CD5FE"/>
    <w:rsid w:val="5291EDA3"/>
    <w:rsid w:val="52A77D59"/>
    <w:rsid w:val="52F887B7"/>
    <w:rsid w:val="5319661A"/>
    <w:rsid w:val="532F31F1"/>
    <w:rsid w:val="5335CB99"/>
    <w:rsid w:val="5335D75B"/>
    <w:rsid w:val="535349B0"/>
    <w:rsid w:val="5364F422"/>
    <w:rsid w:val="53AE6FE3"/>
    <w:rsid w:val="53E3CE40"/>
    <w:rsid w:val="53EABA32"/>
    <w:rsid w:val="53F69955"/>
    <w:rsid w:val="5429EEA6"/>
    <w:rsid w:val="542C2A2E"/>
    <w:rsid w:val="5439A828"/>
    <w:rsid w:val="545794EC"/>
    <w:rsid w:val="547B21A1"/>
    <w:rsid w:val="548A8E02"/>
    <w:rsid w:val="54959D71"/>
    <w:rsid w:val="54E3A3C4"/>
    <w:rsid w:val="54E7E162"/>
    <w:rsid w:val="54F98F51"/>
    <w:rsid w:val="55009E7D"/>
    <w:rsid w:val="552B4C1C"/>
    <w:rsid w:val="5543CDF6"/>
    <w:rsid w:val="55A6477C"/>
    <w:rsid w:val="5615AFD8"/>
    <w:rsid w:val="5649BA3E"/>
    <w:rsid w:val="5656664E"/>
    <w:rsid w:val="565BC492"/>
    <w:rsid w:val="56805677"/>
    <w:rsid w:val="56998A67"/>
    <w:rsid w:val="56B297DA"/>
    <w:rsid w:val="56D22DD6"/>
    <w:rsid w:val="56F03AA1"/>
    <w:rsid w:val="56FF82FF"/>
    <w:rsid w:val="571E00AF"/>
    <w:rsid w:val="572A8F79"/>
    <w:rsid w:val="572B5067"/>
    <w:rsid w:val="572CA49A"/>
    <w:rsid w:val="57463703"/>
    <w:rsid w:val="576BD2F3"/>
    <w:rsid w:val="5792A1AF"/>
    <w:rsid w:val="57942745"/>
    <w:rsid w:val="57C04B4B"/>
    <w:rsid w:val="57D04AAC"/>
    <w:rsid w:val="57F52527"/>
    <w:rsid w:val="58189FB0"/>
    <w:rsid w:val="583CEB1F"/>
    <w:rsid w:val="585703BB"/>
    <w:rsid w:val="585C6A4D"/>
    <w:rsid w:val="585D5182"/>
    <w:rsid w:val="586CEB33"/>
    <w:rsid w:val="587A2669"/>
    <w:rsid w:val="588BEF90"/>
    <w:rsid w:val="58CCE311"/>
    <w:rsid w:val="58E6663D"/>
    <w:rsid w:val="58F6A551"/>
    <w:rsid w:val="5961FA9C"/>
    <w:rsid w:val="596DCFAB"/>
    <w:rsid w:val="59BA04D6"/>
    <w:rsid w:val="59C87554"/>
    <w:rsid w:val="59CD6C88"/>
    <w:rsid w:val="59F21540"/>
    <w:rsid w:val="5A22FE9C"/>
    <w:rsid w:val="5A358BAA"/>
    <w:rsid w:val="5AA410C3"/>
    <w:rsid w:val="5AB67207"/>
    <w:rsid w:val="5AD2E476"/>
    <w:rsid w:val="5AEA3E60"/>
    <w:rsid w:val="5AEB3287"/>
    <w:rsid w:val="5AF58CEE"/>
    <w:rsid w:val="5B0DCE5C"/>
    <w:rsid w:val="5B359E94"/>
    <w:rsid w:val="5B647F39"/>
    <w:rsid w:val="5B6584F3"/>
    <w:rsid w:val="5BA09EA3"/>
    <w:rsid w:val="5BA0E6B9"/>
    <w:rsid w:val="5BBE056C"/>
    <w:rsid w:val="5BDDAE0D"/>
    <w:rsid w:val="5BEC49AE"/>
    <w:rsid w:val="5C00BB97"/>
    <w:rsid w:val="5C3A9FB4"/>
    <w:rsid w:val="5C739797"/>
    <w:rsid w:val="5C8CA9E1"/>
    <w:rsid w:val="5C9877C2"/>
    <w:rsid w:val="5CF011A7"/>
    <w:rsid w:val="5D1768EC"/>
    <w:rsid w:val="5D1C4FD9"/>
    <w:rsid w:val="5D21D973"/>
    <w:rsid w:val="5D35B814"/>
    <w:rsid w:val="5D3922F9"/>
    <w:rsid w:val="5D40C953"/>
    <w:rsid w:val="5D45086B"/>
    <w:rsid w:val="5D5474DD"/>
    <w:rsid w:val="5DA9B9C6"/>
    <w:rsid w:val="5DDFAEAE"/>
    <w:rsid w:val="5DE190D0"/>
    <w:rsid w:val="5DF495EA"/>
    <w:rsid w:val="5E14C7C2"/>
    <w:rsid w:val="5E2FDFCB"/>
    <w:rsid w:val="5E43ACD5"/>
    <w:rsid w:val="5E5D5BAB"/>
    <w:rsid w:val="5E870618"/>
    <w:rsid w:val="5E8CC18B"/>
    <w:rsid w:val="5EC076BF"/>
    <w:rsid w:val="5ECED2EB"/>
    <w:rsid w:val="5EE6CC01"/>
    <w:rsid w:val="5F45FCE4"/>
    <w:rsid w:val="5FC40C14"/>
    <w:rsid w:val="5FC70670"/>
    <w:rsid w:val="5FD75D88"/>
    <w:rsid w:val="5FE3FE71"/>
    <w:rsid w:val="600C770F"/>
    <w:rsid w:val="601258DB"/>
    <w:rsid w:val="60658943"/>
    <w:rsid w:val="6070BB14"/>
    <w:rsid w:val="607495F6"/>
    <w:rsid w:val="607613E4"/>
    <w:rsid w:val="60902044"/>
    <w:rsid w:val="60D23E6E"/>
    <w:rsid w:val="60EF2344"/>
    <w:rsid w:val="6136BB2F"/>
    <w:rsid w:val="617D863F"/>
    <w:rsid w:val="61945DD2"/>
    <w:rsid w:val="61989075"/>
    <w:rsid w:val="61A9C742"/>
    <w:rsid w:val="61AEE762"/>
    <w:rsid w:val="61C902B6"/>
    <w:rsid w:val="61E1D41D"/>
    <w:rsid w:val="61F5769E"/>
    <w:rsid w:val="61FE04D3"/>
    <w:rsid w:val="620D1703"/>
    <w:rsid w:val="621587C3"/>
    <w:rsid w:val="62275372"/>
    <w:rsid w:val="622B4DF6"/>
    <w:rsid w:val="623E1044"/>
    <w:rsid w:val="6243B215"/>
    <w:rsid w:val="626B704A"/>
    <w:rsid w:val="6289CFE4"/>
    <w:rsid w:val="62A97C16"/>
    <w:rsid w:val="62BF4C8E"/>
    <w:rsid w:val="62C3FBD7"/>
    <w:rsid w:val="62CB7B16"/>
    <w:rsid w:val="62F69FC4"/>
    <w:rsid w:val="62FCCB4D"/>
    <w:rsid w:val="63028758"/>
    <w:rsid w:val="631160F3"/>
    <w:rsid w:val="631822EC"/>
    <w:rsid w:val="6328A1A5"/>
    <w:rsid w:val="6341CFC5"/>
    <w:rsid w:val="63433B6B"/>
    <w:rsid w:val="634C01FD"/>
    <w:rsid w:val="637A91B4"/>
    <w:rsid w:val="637B2D16"/>
    <w:rsid w:val="638C7D53"/>
    <w:rsid w:val="63ACBA62"/>
    <w:rsid w:val="63B6B8CB"/>
    <w:rsid w:val="63E3F3E0"/>
    <w:rsid w:val="63E96CEA"/>
    <w:rsid w:val="63FDF91B"/>
    <w:rsid w:val="63FEF4D1"/>
    <w:rsid w:val="64125F81"/>
    <w:rsid w:val="6470AADB"/>
    <w:rsid w:val="648C8444"/>
    <w:rsid w:val="649B4573"/>
    <w:rsid w:val="649E41C1"/>
    <w:rsid w:val="64A794BE"/>
    <w:rsid w:val="64E3B5EF"/>
    <w:rsid w:val="64EC2B7D"/>
    <w:rsid w:val="64EE4D2C"/>
    <w:rsid w:val="64F76F0B"/>
    <w:rsid w:val="650E08F2"/>
    <w:rsid w:val="6555567E"/>
    <w:rsid w:val="6558C80C"/>
    <w:rsid w:val="65843B38"/>
    <w:rsid w:val="65884F0C"/>
    <w:rsid w:val="659EC362"/>
    <w:rsid w:val="65A1935A"/>
    <w:rsid w:val="65B2523E"/>
    <w:rsid w:val="66008B05"/>
    <w:rsid w:val="6608B7D7"/>
    <w:rsid w:val="660D4A21"/>
    <w:rsid w:val="66387B18"/>
    <w:rsid w:val="66544D23"/>
    <w:rsid w:val="66594743"/>
    <w:rsid w:val="665BCDC4"/>
    <w:rsid w:val="66797183"/>
    <w:rsid w:val="66884746"/>
    <w:rsid w:val="6689831A"/>
    <w:rsid w:val="66CF3602"/>
    <w:rsid w:val="671F6FE5"/>
    <w:rsid w:val="6748DEEC"/>
    <w:rsid w:val="6756D266"/>
    <w:rsid w:val="67757902"/>
    <w:rsid w:val="6776DD75"/>
    <w:rsid w:val="678B3D12"/>
    <w:rsid w:val="679C0393"/>
    <w:rsid w:val="67A87F8C"/>
    <w:rsid w:val="67C721AE"/>
    <w:rsid w:val="67E127FC"/>
    <w:rsid w:val="67ED0F23"/>
    <w:rsid w:val="67F753BD"/>
    <w:rsid w:val="682A01B6"/>
    <w:rsid w:val="685CA6F7"/>
    <w:rsid w:val="6888A60C"/>
    <w:rsid w:val="68B3513B"/>
    <w:rsid w:val="6912CE99"/>
    <w:rsid w:val="6926CB38"/>
    <w:rsid w:val="693DD696"/>
    <w:rsid w:val="6953057C"/>
    <w:rsid w:val="6989DE4A"/>
    <w:rsid w:val="698FB65E"/>
    <w:rsid w:val="69EC39B8"/>
    <w:rsid w:val="6A04BAA7"/>
    <w:rsid w:val="6A0F07D4"/>
    <w:rsid w:val="6A31559F"/>
    <w:rsid w:val="6A38E589"/>
    <w:rsid w:val="6A40F51F"/>
    <w:rsid w:val="6A4C0A2F"/>
    <w:rsid w:val="6A4F9F94"/>
    <w:rsid w:val="6A66D40D"/>
    <w:rsid w:val="6A6EFD0F"/>
    <w:rsid w:val="6A7B4749"/>
    <w:rsid w:val="6AF94CE4"/>
    <w:rsid w:val="6AFEA2AC"/>
    <w:rsid w:val="6B0922FE"/>
    <w:rsid w:val="6B1C116C"/>
    <w:rsid w:val="6B370672"/>
    <w:rsid w:val="6B457EC4"/>
    <w:rsid w:val="6B63730F"/>
    <w:rsid w:val="6B6CD0F9"/>
    <w:rsid w:val="6B9D4835"/>
    <w:rsid w:val="6B9DB763"/>
    <w:rsid w:val="6BC1D870"/>
    <w:rsid w:val="6BDA4D7A"/>
    <w:rsid w:val="6BEEB714"/>
    <w:rsid w:val="6BF0E18A"/>
    <w:rsid w:val="6C00713D"/>
    <w:rsid w:val="6C05B2DF"/>
    <w:rsid w:val="6C10C2B0"/>
    <w:rsid w:val="6C15A874"/>
    <w:rsid w:val="6C2B58C1"/>
    <w:rsid w:val="6C3418A1"/>
    <w:rsid w:val="6C346320"/>
    <w:rsid w:val="6C6B5F79"/>
    <w:rsid w:val="6C71EFE9"/>
    <w:rsid w:val="6C944631"/>
    <w:rsid w:val="6CACB927"/>
    <w:rsid w:val="6CC152F4"/>
    <w:rsid w:val="6CF86645"/>
    <w:rsid w:val="6CFCA812"/>
    <w:rsid w:val="6D68BB3C"/>
    <w:rsid w:val="6D8501EC"/>
    <w:rsid w:val="6DA9B4BB"/>
    <w:rsid w:val="6DCB89B7"/>
    <w:rsid w:val="6DE166B9"/>
    <w:rsid w:val="6DE9D026"/>
    <w:rsid w:val="6DF3B391"/>
    <w:rsid w:val="6DF5F3DA"/>
    <w:rsid w:val="6E1DE79C"/>
    <w:rsid w:val="6E41B450"/>
    <w:rsid w:val="6E510923"/>
    <w:rsid w:val="6E77395A"/>
    <w:rsid w:val="6E8EECBF"/>
    <w:rsid w:val="6E910C1E"/>
    <w:rsid w:val="6EC4B4F1"/>
    <w:rsid w:val="6EF10BBA"/>
    <w:rsid w:val="6EFB9552"/>
    <w:rsid w:val="6F0F017C"/>
    <w:rsid w:val="6F1EFA6E"/>
    <w:rsid w:val="6F2D69F6"/>
    <w:rsid w:val="6F61EAC9"/>
    <w:rsid w:val="6F648C37"/>
    <w:rsid w:val="6FF2D4DB"/>
    <w:rsid w:val="70012FBC"/>
    <w:rsid w:val="703BEEFC"/>
    <w:rsid w:val="70780EAF"/>
    <w:rsid w:val="707F76E9"/>
    <w:rsid w:val="7085BC01"/>
    <w:rsid w:val="708C939E"/>
    <w:rsid w:val="709845DC"/>
    <w:rsid w:val="70A8A067"/>
    <w:rsid w:val="70CAE7B9"/>
    <w:rsid w:val="70D0BD80"/>
    <w:rsid w:val="710591D8"/>
    <w:rsid w:val="712080BB"/>
    <w:rsid w:val="7139C095"/>
    <w:rsid w:val="713FF4DD"/>
    <w:rsid w:val="71561EBB"/>
    <w:rsid w:val="715CC887"/>
    <w:rsid w:val="715E6514"/>
    <w:rsid w:val="716C68FA"/>
    <w:rsid w:val="71837F34"/>
    <w:rsid w:val="71AD8C01"/>
    <w:rsid w:val="71C8425A"/>
    <w:rsid w:val="71D60757"/>
    <w:rsid w:val="71ECAAA5"/>
    <w:rsid w:val="72160A8E"/>
    <w:rsid w:val="72160A8E"/>
    <w:rsid w:val="72183544"/>
    <w:rsid w:val="723F1A2B"/>
    <w:rsid w:val="7267EC31"/>
    <w:rsid w:val="72717B24"/>
    <w:rsid w:val="72723F4C"/>
    <w:rsid w:val="72A28D5B"/>
    <w:rsid w:val="72B8FCE0"/>
    <w:rsid w:val="72CA671C"/>
    <w:rsid w:val="72F326E6"/>
    <w:rsid w:val="7384D881"/>
    <w:rsid w:val="73AA07CD"/>
    <w:rsid w:val="73B9178F"/>
    <w:rsid w:val="73CE573A"/>
    <w:rsid w:val="73CF31F7"/>
    <w:rsid w:val="7414A0E6"/>
    <w:rsid w:val="7429DC07"/>
    <w:rsid w:val="745E2887"/>
    <w:rsid w:val="74693E74"/>
    <w:rsid w:val="7476FBE1"/>
    <w:rsid w:val="748F0F19"/>
    <w:rsid w:val="74DEB153"/>
    <w:rsid w:val="750060F2"/>
    <w:rsid w:val="755CC7C8"/>
    <w:rsid w:val="756E5ED8"/>
    <w:rsid w:val="75C691B9"/>
    <w:rsid w:val="75DF4427"/>
    <w:rsid w:val="75E3031F"/>
    <w:rsid w:val="762BBBDA"/>
    <w:rsid w:val="7636FDE6"/>
    <w:rsid w:val="76793688"/>
    <w:rsid w:val="76915948"/>
    <w:rsid w:val="76E892D2"/>
    <w:rsid w:val="76EAA4EB"/>
    <w:rsid w:val="76FC558C"/>
    <w:rsid w:val="7706E831"/>
    <w:rsid w:val="772C9593"/>
    <w:rsid w:val="7744C3DF"/>
    <w:rsid w:val="7776ED86"/>
    <w:rsid w:val="777949B1"/>
    <w:rsid w:val="777D84F9"/>
    <w:rsid w:val="77D07A36"/>
    <w:rsid w:val="77EF1F78"/>
    <w:rsid w:val="77F47750"/>
    <w:rsid w:val="78137477"/>
    <w:rsid w:val="782BE47F"/>
    <w:rsid w:val="7834F8E4"/>
    <w:rsid w:val="7867E86B"/>
    <w:rsid w:val="786B0A56"/>
    <w:rsid w:val="78792F8D"/>
    <w:rsid w:val="787E47D7"/>
    <w:rsid w:val="7887A575"/>
    <w:rsid w:val="789991B6"/>
    <w:rsid w:val="78A0CD30"/>
    <w:rsid w:val="7908479A"/>
    <w:rsid w:val="794239EF"/>
    <w:rsid w:val="79A29776"/>
    <w:rsid w:val="79AA96AC"/>
    <w:rsid w:val="79D18DBC"/>
    <w:rsid w:val="79D9822B"/>
    <w:rsid w:val="79E9E8DC"/>
    <w:rsid w:val="79EA0084"/>
    <w:rsid w:val="79FFEC28"/>
    <w:rsid w:val="7A0D1C89"/>
    <w:rsid w:val="7A0F5618"/>
    <w:rsid w:val="7A337196"/>
    <w:rsid w:val="7A45CBE9"/>
    <w:rsid w:val="7A479706"/>
    <w:rsid w:val="7A670E1C"/>
    <w:rsid w:val="7A67816C"/>
    <w:rsid w:val="7A79BC7D"/>
    <w:rsid w:val="7AA68245"/>
    <w:rsid w:val="7AA7C312"/>
    <w:rsid w:val="7AA90807"/>
    <w:rsid w:val="7AAC8037"/>
    <w:rsid w:val="7ABA9F3A"/>
    <w:rsid w:val="7ADD8455"/>
    <w:rsid w:val="7AE8A2ED"/>
    <w:rsid w:val="7B2B8666"/>
    <w:rsid w:val="7B31E4FF"/>
    <w:rsid w:val="7B39A8B7"/>
    <w:rsid w:val="7B49104E"/>
    <w:rsid w:val="7B6A96C1"/>
    <w:rsid w:val="7B9AD8BA"/>
    <w:rsid w:val="7BCF6A96"/>
    <w:rsid w:val="7C28A05E"/>
    <w:rsid w:val="7C40663E"/>
    <w:rsid w:val="7CC7CC35"/>
    <w:rsid w:val="7CDF8788"/>
    <w:rsid w:val="7D1878A3"/>
    <w:rsid w:val="7D2088D9"/>
    <w:rsid w:val="7D45F3BF"/>
    <w:rsid w:val="7D4C153E"/>
    <w:rsid w:val="7D4F14F1"/>
    <w:rsid w:val="7D61E714"/>
    <w:rsid w:val="7D9613D7"/>
    <w:rsid w:val="7DA29875"/>
    <w:rsid w:val="7DADC380"/>
    <w:rsid w:val="7DB01FE8"/>
    <w:rsid w:val="7DEB8622"/>
    <w:rsid w:val="7E1C1BD9"/>
    <w:rsid w:val="7E2C9DE5"/>
    <w:rsid w:val="7E3907A4"/>
    <w:rsid w:val="7E61A319"/>
    <w:rsid w:val="7E6D7AE6"/>
    <w:rsid w:val="7E6F7231"/>
    <w:rsid w:val="7E6FF85B"/>
    <w:rsid w:val="7E785C2B"/>
    <w:rsid w:val="7E9FC4EA"/>
    <w:rsid w:val="7F026F28"/>
    <w:rsid w:val="7F16E776"/>
    <w:rsid w:val="7F41D505"/>
    <w:rsid w:val="7F5655DD"/>
    <w:rsid w:val="7F5BB60E"/>
    <w:rsid w:val="7F5F2437"/>
    <w:rsid w:val="7F764C4B"/>
    <w:rsid w:val="7F7D09C4"/>
    <w:rsid w:val="7F80E28E"/>
    <w:rsid w:val="7F8A13A4"/>
    <w:rsid w:val="7F9055AC"/>
    <w:rsid w:val="7F917DE1"/>
    <w:rsid w:val="7F995EE8"/>
    <w:rsid w:val="7FB7F8CB"/>
    <w:rsid w:val="7FBC3844"/>
    <w:rsid w:val="7FC7B8A0"/>
    <w:rsid w:val="7FCD3160"/>
    <w:rsid w:val="7FD3C4D2"/>
    <w:rsid w:val="7FEEC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w:type="paragraph" w:styleId="Heading1">
    <w:uiPriority w:val="9"/>
    <w:name w:val="heading 1"/>
    <w:basedOn w:val="Normal"/>
    <w:next w:val="Normal"/>
    <w:qFormat/>
    <w:rsid w:val="74DEB15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DEB15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4DEB153"/>
    <w:pPr>
      <w:spacing w:after="100"/>
    </w:pPr>
  </w:style>
  <w:style w:type="paragraph" w:styleId="TOC2">
    <w:uiPriority w:val="39"/>
    <w:name w:val="toc 2"/>
    <w:basedOn w:val="Normal"/>
    <w:next w:val="Normal"/>
    <w:unhideWhenUsed/>
    <w:rsid w:val="74DEB153"/>
    <w:pPr>
      <w:spacing w:after="100"/>
      <w:ind w:left="220"/>
    </w:pPr>
  </w:style>
  <w:style w:type="paragraph" w:styleId="ListParagraph">
    <w:uiPriority w:val="34"/>
    <w:name w:val="List Paragraph"/>
    <w:basedOn w:val="Normal"/>
    <w:qFormat/>
    <w:rsid w:val="7FC7B8A0"/>
    <w:pPr>
      <w:spacing/>
      <w:ind w:left="720"/>
      <w:contextualSpacing/>
    </w:pPr>
  </w:style>
  <w:style w:type="paragraph" w:styleId="Heading3">
    <w:uiPriority w:val="9"/>
    <w:name w:val="heading 3"/>
    <w:basedOn w:val="Normal"/>
    <w:next w:val="Normal"/>
    <w:unhideWhenUsed/>
    <w:qFormat/>
    <w:rsid w:val="6A7B474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6A7B474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D45F3BF"/>
    <w:rPr>
      <w:sz w:val="20"/>
      <w:szCs w:val="20"/>
    </w:rPr>
    <w:pPr>
      <w:spacing w:after="0" w:line="240" w:lineRule="auto"/>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4BF02C8C"/>
    <w:pPr>
      <w:tabs>
        <w:tab w:val="center" w:leader="none" w:pos="4680"/>
        <w:tab w:val="right" w:leader="none" w:pos="9360"/>
      </w:tabs>
      <w:spacing w:after="0" w:line="240" w:lineRule="auto"/>
    </w:pPr>
  </w:style>
  <w:style w:type="paragraph" w:styleId="Footer">
    <w:uiPriority w:val="99"/>
    <w:name w:val="footer"/>
    <w:basedOn w:val="Normal"/>
    <w:unhideWhenUsed/>
    <w:rsid w:val="4BF02C8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9790395" /><Relationship Type="http://schemas.microsoft.com/office/2020/10/relationships/intelligence" Target="intelligence2.xml" Id="Re5a6edf3f43447ee" /><Relationship Type="http://schemas.openxmlformats.org/officeDocument/2006/relationships/comments" Target="comments.xml" Id="R592bbfc609ca4612" /><Relationship Type="http://schemas.microsoft.com/office/2016/09/relationships/commentsIds" Target="commentsIds.xml" Id="R41cad7f17c304c25" /><Relationship Type="http://schemas.microsoft.com/office/2011/relationships/commentsExtended" Target="commentsExtended.xml" Id="Rc36fc07b844a43f0" /><Relationship Type="http://schemas.microsoft.com/office/2018/08/relationships/commentsExtensible" Target="commentsExtensible.xml" Id="R4c717e2e67f64269" /><Relationship Type="http://schemas.microsoft.com/office/2011/relationships/people" Target="people.xml" Id="R3737fa6da2a14ffd" /><Relationship Type="http://schemas.openxmlformats.org/officeDocument/2006/relationships/numbering" Target="numbering.xml" Id="R91f990aeff5b4db7" /><Relationship Type="http://schemas.openxmlformats.org/officeDocument/2006/relationships/image" Target="/media/image2.png" Id="rId209810495" /><Relationship Type="http://schemas.openxmlformats.org/officeDocument/2006/relationships/image" Target="/media/image3.png" Id="rId765270985" /><Relationship Type="http://schemas.openxmlformats.org/officeDocument/2006/relationships/image" Target="/media/image4.png" Id="rId594912358" /><Relationship Type="http://schemas.openxmlformats.org/officeDocument/2006/relationships/image" Target="/media/image5.png" Id="rId1199596098" /><Relationship Type="http://schemas.openxmlformats.org/officeDocument/2006/relationships/image" Target="/media/image6.png" Id="rId1200791405" /><Relationship Type="http://schemas.openxmlformats.org/officeDocument/2006/relationships/image" Target="/media/image7.png" Id="rId926997221" /><Relationship Type="http://schemas.openxmlformats.org/officeDocument/2006/relationships/image" Target="/media/image8.png" Id="rId2029515803" /><Relationship Type="http://schemas.openxmlformats.org/officeDocument/2006/relationships/image" Target="/media/image9.png" Id="rId165327156" /><Relationship Type="http://schemas.openxmlformats.org/officeDocument/2006/relationships/image" Target="/media/imagea.png" Id="rId1082158796" /><Relationship Type="http://schemas.openxmlformats.org/officeDocument/2006/relationships/image" Target="/media/imageb.png" Id="rId653046579" /><Relationship Type="http://schemas.openxmlformats.org/officeDocument/2006/relationships/image" Target="/media/imagec.png" Id="rId1532471090" /><Relationship Type="http://schemas.openxmlformats.org/officeDocument/2006/relationships/image" Target="/media/imaged.png" Id="rId1996007282" /><Relationship Type="http://schemas.openxmlformats.org/officeDocument/2006/relationships/image" Target="/media/imagee.png" Id="rId339474364" /><Relationship Type="http://schemas.openxmlformats.org/officeDocument/2006/relationships/image" Target="/media/imagef.png" Id="rId445040908" /><Relationship Type="http://schemas.openxmlformats.org/officeDocument/2006/relationships/image" Target="/media/image10.png" Id="rId1371028127" /><Relationship Type="http://schemas.openxmlformats.org/officeDocument/2006/relationships/image" Target="/media/image11.png" Id="rId778402194" /><Relationship Type="http://schemas.openxmlformats.org/officeDocument/2006/relationships/image" Target="/media/image12.png" Id="rId924034835" /><Relationship Type="http://schemas.openxmlformats.org/officeDocument/2006/relationships/image" Target="/media/image13.png" Id="rId926207087" /><Relationship Type="http://schemas.openxmlformats.org/officeDocument/2006/relationships/image" Target="/media/image14.png" Id="rId767509234" /><Relationship Type="http://schemas.openxmlformats.org/officeDocument/2006/relationships/image" Target="/media/image15.png" Id="rId1989763514" /><Relationship Type="http://schemas.openxmlformats.org/officeDocument/2006/relationships/image" Target="/media/image16.png" Id="rId448031607" /><Relationship Type="http://schemas.openxmlformats.org/officeDocument/2006/relationships/image" Target="/media/image17.png" Id="rId169997003" /><Relationship Type="http://schemas.openxmlformats.org/officeDocument/2006/relationships/image" Target="/media/image18.png" Id="rId1316651565" /><Relationship Type="http://schemas.openxmlformats.org/officeDocument/2006/relationships/image" Target="/media/image19.png" Id="rId1068098157" /><Relationship Type="http://schemas.openxmlformats.org/officeDocument/2006/relationships/image" Target="/media/image1a.png" Id="rId149985838" /><Relationship Type="http://schemas.openxmlformats.org/officeDocument/2006/relationships/image" Target="/media/image1b.png" Id="rId1737141674" /><Relationship Type="http://schemas.openxmlformats.org/officeDocument/2006/relationships/image" Target="/media/image1c.png" Id="rId1440416090" /><Relationship Type="http://schemas.openxmlformats.org/officeDocument/2006/relationships/image" Target="/media/image1d.png" Id="rId1492767399" /><Relationship Type="http://schemas.openxmlformats.org/officeDocument/2006/relationships/image" Target="/media/image1e.png" Id="rId1231535127" /><Relationship Type="http://schemas.openxmlformats.org/officeDocument/2006/relationships/image" Target="/media/image1f.png" Id="rId1067494184" /><Relationship Type="http://schemas.openxmlformats.org/officeDocument/2006/relationships/footnotes" Target="footnotes.xml" Id="R8ea4a15843364621" /><Relationship Type="http://schemas.openxmlformats.org/officeDocument/2006/relationships/header" Target="header.xml" Id="R5dcc175af7cc47c4" /><Relationship Type="http://schemas.openxmlformats.org/officeDocument/2006/relationships/footer" Target="footer.xml" Id="R0b67c0a0959d4a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karin.funaki517@gmail.com</lastModifiedBy>
  <dcterms:created xsi:type="dcterms:W3CDTF">2026-04-18T16:47:07.0000000Z</dcterms:created>
  <dcterms:modified xsi:type="dcterms:W3CDTF">2026-06-12T17:30:50.3459629Z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