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671F6FE5" wp14:paraId="2C078E63" wp14:textId="45143C63">
      <w:pPr>
        <w:pStyle w:val="Title"/>
      </w:pPr>
      <w:r w:rsidR="42CDD69F">
        <w:rPr/>
        <w:t>Philanthropic characteristics of the Black Hills Area and comparison to selected benchmark regions</w:t>
      </w:r>
      <w:r w:rsidR="788594B7">
        <w:rPr/>
        <w:t>: Appendices</w:t>
      </w:r>
    </w:p>
    <w:p w:rsidR="30134D9D" w:rsidP="74DEB153" w:rsidRDefault="30134D9D" w14:paraId="024F8BAA" w14:textId="480026C1">
      <w:pPr>
        <w:pStyle w:val="Normal"/>
      </w:pPr>
      <w:r w:rsidR="17EA724C">
        <w:rPr/>
        <w:t>Prepared by Statistics Without Borders</w:t>
      </w:r>
      <w:r w:rsidR="513CFEA0">
        <w:rPr/>
        <w:t xml:space="preserve"> for </w:t>
      </w:r>
      <w:r w:rsidR="17EA724C">
        <w:rPr/>
        <w:t>the Black Hills Area Community Foundation</w:t>
      </w:r>
      <w:commentRangeStart w:id="378397322"/>
      <w:commentRangeEnd w:id="378397322"/>
      <w:r>
        <w:rPr>
          <w:rStyle w:val="CommentReference"/>
        </w:rPr>
        <w:commentReference w:id="378397322"/>
      </w:r>
    </w:p>
    <w:p w:rsidR="74DEB153" w:rsidP="74DEB153" w:rsidRDefault="74DEB153" w14:paraId="72D95A98" w14:textId="08169237">
      <w:pPr>
        <w:pStyle w:val="Normal"/>
      </w:pPr>
    </w:p>
    <w:sdt>
      <w:sdtPr>
        <w:id w:val="273697688"/>
        <w:docPartObj>
          <w:docPartGallery w:val="Table of Contents"/>
          <w:docPartUnique/>
        </w:docPartObj>
      </w:sdtPr>
      <w:sdtContent>
        <w:p w:rsidR="74DEB153" w:rsidP="11A5053E" w:rsidRDefault="74DEB153" w14:paraId="44F875A6" w14:textId="0FB107FC">
          <w:pPr>
            <w:pStyle w:val="TOC1"/>
            <w:tabs>
              <w:tab w:val="right" w:leader="dot" w:pos="9360"/>
            </w:tabs>
            <w:rPr>
              <w:rStyle w:val="Hyperlink"/>
            </w:rPr>
          </w:pPr>
          <w:r>
            <w:fldChar w:fldCharType="begin"/>
          </w:r>
          <w:r>
            <w:instrText xml:space="preserve">TOC \o "1-2" \z \u \h</w:instrText>
          </w:r>
          <w:r>
            <w:fldChar w:fldCharType="separate"/>
          </w:r>
          <w:hyperlink w:anchor="_Toc758691018">
            <w:r w:rsidRPr="11A5053E" w:rsidR="11A5053E">
              <w:rPr>
                <w:rStyle w:val="Hyperlink"/>
              </w:rPr>
              <w:t>Appendix A: Additional analysis results</w:t>
            </w:r>
            <w:r>
              <w:tab/>
            </w:r>
            <w:r>
              <w:fldChar w:fldCharType="begin"/>
            </w:r>
            <w:r>
              <w:instrText xml:space="preserve">PAGEREF _Toc758691018 \h</w:instrText>
            </w:r>
            <w:r>
              <w:fldChar w:fldCharType="separate"/>
            </w:r>
            <w:r w:rsidRPr="11A5053E" w:rsidR="11A5053E">
              <w:rPr>
                <w:rStyle w:val="Hyperlink"/>
              </w:rPr>
              <w:t>2</w:t>
            </w:r>
            <w:r>
              <w:fldChar w:fldCharType="end"/>
            </w:r>
          </w:hyperlink>
        </w:p>
        <w:p w:rsidR="74DEB153" w:rsidP="11A5053E" w:rsidRDefault="74DEB153" w14:paraId="5C590E5B" w14:textId="661D4F6F">
          <w:pPr>
            <w:pStyle w:val="TOC2"/>
            <w:tabs>
              <w:tab w:val="right" w:leader="dot" w:pos="9360"/>
            </w:tabs>
            <w:rPr>
              <w:rStyle w:val="Hyperlink"/>
            </w:rPr>
          </w:pPr>
          <w:hyperlink w:anchor="_Toc272175049">
            <w:r w:rsidRPr="11A5053E" w:rsidR="11A5053E">
              <w:rPr>
                <w:rStyle w:val="Hyperlink"/>
              </w:rPr>
              <w:t>Non-profit revenue source comparison details</w:t>
            </w:r>
            <w:r>
              <w:tab/>
            </w:r>
            <w:r>
              <w:fldChar w:fldCharType="begin"/>
            </w:r>
            <w:r>
              <w:instrText xml:space="preserve">PAGEREF _Toc272175049 \h</w:instrText>
            </w:r>
            <w:r>
              <w:fldChar w:fldCharType="separate"/>
            </w:r>
            <w:r w:rsidRPr="11A5053E" w:rsidR="11A5053E">
              <w:rPr>
                <w:rStyle w:val="Hyperlink"/>
              </w:rPr>
              <w:t>2</w:t>
            </w:r>
            <w:r>
              <w:fldChar w:fldCharType="end"/>
            </w:r>
          </w:hyperlink>
        </w:p>
        <w:p w:rsidR="75010D48" w:rsidP="11A5053E" w:rsidRDefault="75010D48" w14:paraId="359B16DA" w14:textId="17C9CDE1">
          <w:pPr>
            <w:pStyle w:val="TOC2"/>
            <w:tabs>
              <w:tab w:val="right" w:leader="dot" w:pos="9360"/>
            </w:tabs>
          </w:pPr>
          <w:hyperlink w:anchor="_Toc1937269972">
            <w:r w:rsidRPr="11A5053E" w:rsidR="11A5053E">
              <w:rPr>
                <w:rStyle w:val="Hyperlink"/>
              </w:rPr>
              <w:t>Number of non-profit organizations</w:t>
            </w:r>
            <w:r>
              <w:tab/>
            </w:r>
            <w:r>
              <w:fldChar w:fldCharType="begin"/>
            </w:r>
            <w:r>
              <w:instrText xml:space="preserve">PAGEREF _Toc1937269972 \h</w:instrText>
            </w:r>
            <w:r>
              <w:fldChar w:fldCharType="separate"/>
            </w:r>
            <w:r w:rsidRPr="11A5053E" w:rsidR="11A5053E">
              <w:rPr>
                <w:rStyle w:val="Hyperlink"/>
              </w:rPr>
              <w:t>13</w:t>
            </w:r>
            <w:r>
              <w:fldChar w:fldCharType="end"/>
            </w:r>
          </w:hyperlink>
        </w:p>
        <w:p w:rsidR="75010D48" w:rsidP="11A5053E" w:rsidRDefault="75010D48" w14:paraId="64BDEC34" w14:textId="3115E422">
          <w:pPr>
            <w:pStyle w:val="TOC2"/>
            <w:tabs>
              <w:tab w:val="right" w:leader="dot" w:pos="9360"/>
            </w:tabs>
          </w:pPr>
          <w:hyperlink w:anchor="_Toc1518740438">
            <w:r w:rsidRPr="11A5053E" w:rsidR="11A5053E">
              <w:rPr>
                <w:rStyle w:val="Hyperlink"/>
              </w:rPr>
              <w:t>Number of months of reserves and net margin</w:t>
            </w:r>
            <w:r>
              <w:tab/>
            </w:r>
            <w:r>
              <w:fldChar w:fldCharType="begin"/>
            </w:r>
            <w:r>
              <w:instrText xml:space="preserve">PAGEREF _Toc1518740438 \h</w:instrText>
            </w:r>
            <w:r>
              <w:fldChar w:fldCharType="separate"/>
            </w:r>
            <w:r w:rsidRPr="11A5053E" w:rsidR="11A5053E">
              <w:rPr>
                <w:rStyle w:val="Hyperlink"/>
              </w:rPr>
              <w:t>13</w:t>
            </w:r>
            <w:r>
              <w:fldChar w:fldCharType="end"/>
            </w:r>
          </w:hyperlink>
        </w:p>
        <w:p w:rsidR="75010D48" w:rsidP="11A5053E" w:rsidRDefault="75010D48" w14:paraId="0D19833A" w14:textId="4CBCF2DD">
          <w:pPr>
            <w:pStyle w:val="TOC1"/>
            <w:tabs>
              <w:tab w:val="right" w:leader="dot" w:pos="9360"/>
            </w:tabs>
          </w:pPr>
          <w:hyperlink w:anchor="_Toc2145364657">
            <w:r w:rsidRPr="11A5053E" w:rsidR="11A5053E">
              <w:rPr>
                <w:rStyle w:val="Hyperlink"/>
              </w:rPr>
              <w:t>Appendix B. Data Source Documentation</w:t>
            </w:r>
            <w:r>
              <w:tab/>
            </w:r>
            <w:r>
              <w:fldChar w:fldCharType="begin"/>
            </w:r>
            <w:r>
              <w:instrText xml:space="preserve">PAGEREF _Toc2145364657 \h</w:instrText>
            </w:r>
            <w:r>
              <w:fldChar w:fldCharType="separate"/>
            </w:r>
            <w:r w:rsidRPr="11A5053E" w:rsidR="11A5053E">
              <w:rPr>
                <w:rStyle w:val="Hyperlink"/>
              </w:rPr>
              <w:t>16</w:t>
            </w:r>
            <w:r>
              <w:fldChar w:fldCharType="end"/>
            </w:r>
          </w:hyperlink>
        </w:p>
        <w:p w:rsidR="75010D48" w:rsidP="11A5053E" w:rsidRDefault="75010D48" w14:paraId="4DED312B" w14:textId="63B433C5">
          <w:pPr>
            <w:pStyle w:val="TOC2"/>
            <w:tabs>
              <w:tab w:val="right" w:leader="dot" w:pos="9360"/>
            </w:tabs>
          </w:pPr>
          <w:hyperlink w:anchor="_Toc456735036">
            <w:r w:rsidRPr="11A5053E" w:rsidR="11A5053E">
              <w:rPr>
                <w:rStyle w:val="Hyperlink"/>
              </w:rPr>
              <w:t>American Community Survey</w:t>
            </w:r>
            <w:r>
              <w:tab/>
            </w:r>
            <w:r>
              <w:fldChar w:fldCharType="begin"/>
            </w:r>
            <w:r>
              <w:instrText xml:space="preserve">PAGEREF _Toc456735036 \h</w:instrText>
            </w:r>
            <w:r>
              <w:fldChar w:fldCharType="separate"/>
            </w:r>
            <w:r w:rsidRPr="11A5053E" w:rsidR="11A5053E">
              <w:rPr>
                <w:rStyle w:val="Hyperlink"/>
              </w:rPr>
              <w:t>17</w:t>
            </w:r>
            <w:r>
              <w:fldChar w:fldCharType="end"/>
            </w:r>
          </w:hyperlink>
        </w:p>
        <w:p w:rsidR="11A5053E" w:rsidP="11A5053E" w:rsidRDefault="11A5053E" w14:paraId="3B06C9AE" w14:textId="29455820">
          <w:pPr>
            <w:pStyle w:val="TOC2"/>
            <w:tabs>
              <w:tab w:val="right" w:leader="dot" w:pos="9360"/>
            </w:tabs>
          </w:pPr>
          <w:hyperlink w:anchor="_Toc995610180">
            <w:r w:rsidRPr="11A5053E" w:rsidR="11A5053E">
              <w:rPr>
                <w:rStyle w:val="Hyperlink"/>
              </w:rPr>
              <w:t>IRS Statistics of Income</w:t>
            </w:r>
            <w:r>
              <w:tab/>
            </w:r>
            <w:r>
              <w:fldChar w:fldCharType="begin"/>
            </w:r>
            <w:r>
              <w:instrText xml:space="preserve">PAGEREF _Toc995610180 \h</w:instrText>
            </w:r>
            <w:r>
              <w:fldChar w:fldCharType="separate"/>
            </w:r>
            <w:r w:rsidRPr="11A5053E" w:rsidR="11A5053E">
              <w:rPr>
                <w:rStyle w:val="Hyperlink"/>
              </w:rPr>
              <w:t>19</w:t>
            </w:r>
            <w:r>
              <w:fldChar w:fldCharType="end"/>
            </w:r>
          </w:hyperlink>
        </w:p>
        <w:p w:rsidR="11A5053E" w:rsidP="11A5053E" w:rsidRDefault="11A5053E" w14:paraId="6BA3ABFD" w14:textId="6D5F0764">
          <w:pPr>
            <w:pStyle w:val="TOC2"/>
            <w:tabs>
              <w:tab w:val="right" w:leader="dot" w:pos="9360"/>
            </w:tabs>
          </w:pPr>
          <w:hyperlink w:anchor="_Toc2095371178">
            <w:r w:rsidRPr="11A5053E" w:rsidR="11A5053E">
              <w:rPr>
                <w:rStyle w:val="Hyperlink"/>
              </w:rPr>
              <w:t>IRS Exempt Organizations Business Master File</w:t>
            </w:r>
            <w:r>
              <w:tab/>
            </w:r>
            <w:r>
              <w:fldChar w:fldCharType="begin"/>
            </w:r>
            <w:r>
              <w:instrText xml:space="preserve">PAGEREF _Toc2095371178 \h</w:instrText>
            </w:r>
            <w:r>
              <w:fldChar w:fldCharType="separate"/>
            </w:r>
            <w:r w:rsidRPr="11A5053E" w:rsidR="11A5053E">
              <w:rPr>
                <w:rStyle w:val="Hyperlink"/>
              </w:rPr>
              <w:t>20</w:t>
            </w:r>
            <w:r>
              <w:fldChar w:fldCharType="end"/>
            </w:r>
          </w:hyperlink>
        </w:p>
        <w:p w:rsidR="11A5053E" w:rsidP="11A5053E" w:rsidRDefault="11A5053E" w14:paraId="3A859040" w14:textId="566ECF9A">
          <w:pPr>
            <w:pStyle w:val="TOC2"/>
            <w:tabs>
              <w:tab w:val="right" w:leader="dot" w:pos="9360"/>
            </w:tabs>
          </w:pPr>
          <w:hyperlink w:anchor="_Toc188606869">
            <w:r w:rsidRPr="11A5053E" w:rsidR="11A5053E">
              <w:rPr>
                <w:rStyle w:val="Hyperlink"/>
              </w:rPr>
              <w:t>National Center for Charitable Statistics Business Master File</w:t>
            </w:r>
            <w:r>
              <w:tab/>
            </w:r>
            <w:r>
              <w:fldChar w:fldCharType="begin"/>
            </w:r>
            <w:r>
              <w:instrText xml:space="preserve">PAGEREF _Toc188606869 \h</w:instrText>
            </w:r>
            <w:r>
              <w:fldChar w:fldCharType="separate"/>
            </w:r>
            <w:r w:rsidRPr="11A5053E" w:rsidR="11A5053E">
              <w:rPr>
                <w:rStyle w:val="Hyperlink"/>
              </w:rPr>
              <w:t>21</w:t>
            </w:r>
            <w:r>
              <w:fldChar w:fldCharType="end"/>
            </w:r>
          </w:hyperlink>
        </w:p>
        <w:p w:rsidR="11A5053E" w:rsidP="11A5053E" w:rsidRDefault="11A5053E" w14:paraId="72A05068" w14:textId="2658F913">
          <w:pPr>
            <w:pStyle w:val="TOC2"/>
            <w:tabs>
              <w:tab w:val="right" w:leader="dot" w:pos="9360"/>
            </w:tabs>
          </w:pPr>
          <w:hyperlink w:anchor="_Toc855117865">
            <w:r w:rsidRPr="11A5053E" w:rsidR="11A5053E">
              <w:rPr>
                <w:rStyle w:val="Hyperlink"/>
              </w:rPr>
              <w:t>Inclusion Criteria And Limitations</w:t>
            </w:r>
            <w:r>
              <w:tab/>
            </w:r>
            <w:r>
              <w:fldChar w:fldCharType="begin"/>
            </w:r>
            <w:r>
              <w:instrText xml:space="preserve">PAGEREF _Toc855117865 \h</w:instrText>
            </w:r>
            <w:r>
              <w:fldChar w:fldCharType="separate"/>
            </w:r>
            <w:r w:rsidRPr="11A5053E" w:rsidR="11A5053E">
              <w:rPr>
                <w:rStyle w:val="Hyperlink"/>
              </w:rPr>
              <w:t>22</w:t>
            </w:r>
            <w:r>
              <w:fldChar w:fldCharType="end"/>
            </w:r>
          </w:hyperlink>
        </w:p>
        <w:p w:rsidR="11A5053E" w:rsidP="11A5053E" w:rsidRDefault="11A5053E" w14:paraId="27E4614D" w14:textId="0BC80C74">
          <w:pPr>
            <w:pStyle w:val="TOC2"/>
            <w:tabs>
              <w:tab w:val="right" w:leader="dot" w:pos="9360"/>
            </w:tabs>
          </w:pPr>
          <w:hyperlink w:anchor="_Toc1976891614">
            <w:r w:rsidRPr="11A5053E" w:rsidR="11A5053E">
              <w:rPr>
                <w:rStyle w:val="Hyperlink"/>
              </w:rPr>
              <w:t>Giving Tuesday 990 DataMart</w:t>
            </w:r>
            <w:r>
              <w:tab/>
            </w:r>
            <w:r>
              <w:fldChar w:fldCharType="begin"/>
            </w:r>
            <w:r>
              <w:instrText xml:space="preserve">PAGEREF _Toc1976891614 \h</w:instrText>
            </w:r>
            <w:r>
              <w:fldChar w:fldCharType="separate"/>
            </w:r>
            <w:r w:rsidRPr="11A5053E" w:rsidR="11A5053E">
              <w:rPr>
                <w:rStyle w:val="Hyperlink"/>
              </w:rPr>
              <w:t>23</w:t>
            </w:r>
            <w:r>
              <w:fldChar w:fldCharType="end"/>
            </w:r>
          </w:hyperlink>
        </w:p>
        <w:p w:rsidR="11A5053E" w:rsidP="11A5053E" w:rsidRDefault="11A5053E" w14:paraId="33350DD3" w14:textId="7E5C54C8">
          <w:pPr>
            <w:pStyle w:val="TOC2"/>
            <w:tabs>
              <w:tab w:val="right" w:leader="dot" w:pos="9360"/>
            </w:tabs>
          </w:pPr>
          <w:hyperlink w:anchor="_Toc556628671">
            <w:r w:rsidRPr="11A5053E" w:rsidR="11A5053E">
              <w:rPr>
                <w:rStyle w:val="Hyperlink"/>
              </w:rPr>
              <w:t>Bureau of Labor Statistics</w:t>
            </w:r>
            <w:r>
              <w:tab/>
            </w:r>
            <w:r>
              <w:fldChar w:fldCharType="begin"/>
            </w:r>
            <w:r>
              <w:instrText xml:space="preserve">PAGEREF _Toc556628671 \h</w:instrText>
            </w:r>
            <w:r>
              <w:fldChar w:fldCharType="separate"/>
            </w:r>
            <w:r w:rsidRPr="11A5053E" w:rsidR="11A5053E">
              <w:rPr>
                <w:rStyle w:val="Hyperlink"/>
              </w:rPr>
              <w:t>25</w:t>
            </w:r>
            <w:r>
              <w:fldChar w:fldCharType="end"/>
            </w:r>
          </w:hyperlink>
        </w:p>
        <w:p w:rsidR="74DEB153" w:rsidRDefault="74DEB153" w14:paraId="59D3A5E3" w14:textId="3D5D1C99">
          <w:r>
            <w:fldChar w:fldCharType="end"/>
          </w:r>
        </w:p>
      </w:sdtContent>
    </w:sdt>
    <w:p w:rsidR="74DEB153" w:rsidP="7E9C3547" w:rsidRDefault="74DEB153" w14:paraId="393EA0C0" w14:textId="7762BDEB">
      <w:pPr>
        <w:pStyle w:val="Normal"/>
      </w:pPr>
    </w:p>
    <w:p w:rsidR="74DEB153" w:rsidRDefault="74DEB153" w14:paraId="541A564A" w14:textId="0DA2448A">
      <w:r>
        <w:br w:type="page"/>
      </w:r>
    </w:p>
    <w:p w:rsidR="74DEB153" w:rsidP="74DEB153" w:rsidRDefault="74DEB153" w14:paraId="2ABA7176" w14:textId="5BAC211B">
      <w:pPr>
        <w:pStyle w:val="Heading1"/>
      </w:pPr>
    </w:p>
    <w:p w:rsidR="6A7B4749" w:rsidP="11A5053E" w:rsidRDefault="6A7B4749" w14:paraId="311E1A65" w14:textId="4926AFD5">
      <w:pPr>
        <w:pStyle w:val="Heading1"/>
        <w:keepNext w:val="1"/>
        <w:keepLines w:val="1"/>
        <w:rPr>
          <w:noProof w:val="0"/>
          <w:lang w:val="en-US"/>
        </w:rPr>
      </w:pPr>
      <w:bookmarkStart w:name="_Toc758691018" w:id="1636987111"/>
      <w:r w:rsidRPr="11A5053E" w:rsidR="4281B24D">
        <w:rPr>
          <w:noProof w:val="0"/>
          <w:lang w:val="en-US"/>
        </w:rPr>
        <w:t xml:space="preserve">Appendix A: </w:t>
      </w:r>
      <w:r w:rsidRPr="11A5053E" w:rsidR="5FD3908B">
        <w:rPr>
          <w:noProof w:val="0"/>
          <w:lang w:val="en-US"/>
        </w:rPr>
        <w:t>Additional</w:t>
      </w:r>
      <w:r w:rsidRPr="11A5053E" w:rsidR="5FD3908B">
        <w:rPr>
          <w:noProof w:val="0"/>
          <w:lang w:val="en-US"/>
        </w:rPr>
        <w:t xml:space="preserve"> analys</w:t>
      </w:r>
      <w:r w:rsidRPr="11A5053E" w:rsidR="0744AEA9">
        <w:rPr>
          <w:noProof w:val="0"/>
          <w:lang w:val="en-US"/>
        </w:rPr>
        <w:t>is results</w:t>
      </w:r>
      <w:bookmarkEnd w:id="1636987111"/>
    </w:p>
    <w:p w:rsidR="6A7B4749" w:rsidP="11A5053E" w:rsidRDefault="6A7B4749" w14:paraId="42CDD501" w14:textId="386FE5FE">
      <w:pPr>
        <w:pStyle w:val="Heading2"/>
        <w:keepNext w:val="1"/>
        <w:keepLines w:val="1"/>
        <w:rPr>
          <w:rFonts w:ascii="Arial" w:hAnsi="Arial" w:eastAsia="Arial" w:cs="Arial"/>
          <w:b w:val="0"/>
          <w:bCs w:val="0"/>
          <w:i w:val="0"/>
          <w:iCs w:val="0"/>
          <w:caps w:val="0"/>
          <w:smallCaps w:val="0"/>
          <w:noProof w:val="0"/>
          <w:color w:val="000000" w:themeColor="text1" w:themeTint="FF" w:themeShade="FF"/>
          <w:sz w:val="20"/>
          <w:szCs w:val="20"/>
          <w:lang w:val="en-US"/>
        </w:rPr>
      </w:pPr>
      <w:bookmarkStart w:name="_Toc272175049" w:id="1243059146"/>
      <w:r w:rsidR="74A06EE1">
        <w:rPr/>
        <w:t>Non-profit revenue source comparison details</w:t>
      </w:r>
      <w:bookmarkEnd w:id="1243059146"/>
      <w:r w:rsidRPr="11A5053E" w:rsidR="45AFF5AC">
        <w:rPr>
          <w:noProof w:val="0"/>
          <w:lang w:val="en-US"/>
        </w:rPr>
        <w:t xml:space="preserve"> </w:t>
      </w:r>
    </w:p>
    <w:p w:rsidR="6A7B4749" w:rsidP="75010D48" w:rsidRDefault="6A7B4749" w14:paraId="7ADEC104" w14:textId="2FD73DF9">
      <w:pPr>
        <w:pStyle w:val="Normal"/>
        <w:keepNext w:val="1"/>
        <w:keepLines w:val="1"/>
        <w:rPr>
          <w:rFonts w:ascii="Arial" w:hAnsi="Arial" w:eastAsia="Arial" w:cs="Arial"/>
          <w:b w:val="0"/>
          <w:bCs w:val="0"/>
          <w:i w:val="0"/>
          <w:iCs w:val="0"/>
          <w:caps w:val="0"/>
          <w:smallCaps w:val="0"/>
          <w:noProof w:val="0"/>
          <w:color w:val="000000" w:themeColor="text1" w:themeTint="FF" w:themeShade="FF"/>
          <w:sz w:val="20"/>
          <w:szCs w:val="20"/>
          <w:lang w:val="en-US"/>
        </w:rPr>
      </w:pPr>
      <w:r w:rsidRPr="75010D48" w:rsidR="45AFF5AC">
        <w:rPr>
          <w:noProof w:val="0"/>
          <w:lang w:val="en-US"/>
        </w:rPr>
        <w:t>The appendix provides the complete 2022 revenue-source comparison details. Tables A-2 through A-11 provide reporting rates, reporter counts, medians, median gaps, confidence intervals, and p-values for each revenue source. Table A-12 defines the revenue sources. Table A-1 lists the corresponding regional totals summed across all organizations in the analysis file. Figures A-1 through A-10 show the complete source-by-source chart set, including the charts also shown in the main narrative. The comparison columns apply only to each benchmark region versus Black Hills; no Black Hills-only p-value or median-gap confidence interval exists, so those Black Hills cells are marked NA. Rare revenue sources have fewer reporting organizations; see the sample-size discussion in the non-profit revenue analysis section.</w:t>
      </w:r>
    </w:p>
    <w:p w:rsidR="6A7B4749" w:rsidP="75010D48" w:rsidRDefault="6A7B4749" w14:paraId="3A51AD6E" w14:textId="434CE4BE">
      <w:pPr>
        <w:pStyle w:val="Normal"/>
        <w:keepNext w:val="1"/>
        <w:keepLines w:val="1"/>
        <w:rPr>
          <w:rFonts w:ascii="Arial" w:hAnsi="Arial" w:eastAsia="Arial" w:cs="Arial"/>
          <w:b w:val="0"/>
          <w:bCs w:val="0"/>
          <w:i w:val="0"/>
          <w:iCs w:val="0"/>
          <w:caps w:val="0"/>
          <w:smallCaps w:val="0"/>
          <w:noProof w:val="0"/>
          <w:color w:val="000000" w:themeColor="text1" w:themeTint="FF" w:themeShade="FF"/>
          <w:sz w:val="20"/>
          <w:szCs w:val="20"/>
          <w:lang w:val="en-US"/>
        </w:rPr>
      </w:pPr>
      <w:r w:rsidRPr="75010D48" w:rsidR="45AFF5AC">
        <w:rPr>
          <w:noProof w:val="0"/>
          <w:lang w:val="en-US"/>
        </w:rPr>
        <w:t>Table A-1 sums reported dollars for each revenue source and region over that source's eligible reporting universe in the 2022 analysis file. Totals for total revenue, total contributions, mixed or unclassified contributions, and other revenue include all organizations in the file. Government grants, federated campaigns, related-organization contributions, membership dues, and fundraising event contributions include Form 990 filers only; 990-EZ and 990-PF filers do not report those Part VIII sub-lines and are excluded from those rows, not counted as zero. Within Form 990, a blank sub-line is treated as zero. Program service revenue includes organizations for which that line is reported on the filed form. Regional totals reflect both universe size and report size; a few very large filers can dominate the sum. The compact tables under the main-text charts report medians among positive reporters only, which is the basis for the pairwise comparisons in Tables A-2 through A-11.</w:t>
      </w:r>
    </w:p>
    <w:p w:rsidR="6A7B4749" w:rsidP="66F31ED5" w:rsidRDefault="6A7B4749" w14:paraId="30267401" w14:textId="1BD3B646">
      <w:pPr>
        <w:pStyle w:val="Table/FigureTitle"/>
        <w:keepNext w:val="1"/>
        <w:keepLines w:val="1"/>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A-1: Total Reported Dollars by Revenue Source and Region (Aggregate)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415"/>
        <w:gridCol w:w="1230"/>
        <w:gridCol w:w="1230"/>
        <w:gridCol w:w="1230"/>
        <w:gridCol w:w="1230"/>
        <w:gridCol w:w="1230"/>
      </w:tblGrid>
      <w:tr w:rsidR="66F31ED5" w:rsidTr="66F31ED5" w14:paraId="5D7A7CBA">
        <w:trPr>
          <w:trHeight w:val="285"/>
        </w:trPr>
        <w:tc>
          <w:tcPr>
            <w:tcW w:w="2415" w:type="dxa"/>
            <w:tcBorders>
              <w:top w:val="single" w:sz="6"/>
              <w:left w:val="single" w:sz="6"/>
            </w:tcBorders>
            <w:shd w:val="clear" w:color="auto" w:fill="DEEAF0"/>
            <w:tcMar>
              <w:left w:w="90" w:type="dxa"/>
              <w:right w:w="90" w:type="dxa"/>
            </w:tcMar>
            <w:vAlign w:val="center"/>
          </w:tcPr>
          <w:p w:rsidR="66F31ED5" w:rsidP="66F31ED5" w:rsidRDefault="66F31ED5" w14:paraId="785FB748" w14:textId="1A248644">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Revenue source</w:t>
            </w:r>
          </w:p>
        </w:tc>
        <w:tc>
          <w:tcPr>
            <w:tcW w:w="1230" w:type="dxa"/>
            <w:tcBorders>
              <w:top w:val="single" w:sz="6"/>
            </w:tcBorders>
            <w:shd w:val="clear" w:color="auto" w:fill="DEEAF0"/>
            <w:tcMar>
              <w:left w:w="90" w:type="dxa"/>
              <w:right w:w="90" w:type="dxa"/>
            </w:tcMar>
            <w:vAlign w:val="center"/>
          </w:tcPr>
          <w:p w:rsidR="66F31ED5" w:rsidP="66F31ED5" w:rsidRDefault="66F31ED5" w14:paraId="29ACE5B6" w14:textId="2381888B">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w:t>
            </w:r>
          </w:p>
        </w:tc>
        <w:tc>
          <w:tcPr>
            <w:tcW w:w="1230" w:type="dxa"/>
            <w:tcBorders>
              <w:top w:val="single" w:sz="6"/>
            </w:tcBorders>
            <w:shd w:val="clear" w:color="auto" w:fill="DEEAF0"/>
            <w:tcMar>
              <w:left w:w="90" w:type="dxa"/>
              <w:right w:w="90" w:type="dxa"/>
            </w:tcMar>
            <w:vAlign w:val="center"/>
          </w:tcPr>
          <w:p w:rsidR="66F31ED5" w:rsidP="66F31ED5" w:rsidRDefault="66F31ED5" w14:paraId="0B13A330" w14:textId="0651ED8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Billings</w:t>
            </w:r>
          </w:p>
        </w:tc>
        <w:tc>
          <w:tcPr>
            <w:tcW w:w="1230" w:type="dxa"/>
            <w:tcBorders>
              <w:top w:val="single" w:sz="6"/>
            </w:tcBorders>
            <w:shd w:val="clear" w:color="auto" w:fill="DEEAF0"/>
            <w:tcMar>
              <w:left w:w="90" w:type="dxa"/>
              <w:right w:w="90" w:type="dxa"/>
            </w:tcMar>
            <w:vAlign w:val="center"/>
          </w:tcPr>
          <w:p w:rsidR="66F31ED5" w:rsidP="66F31ED5" w:rsidRDefault="66F31ED5" w14:paraId="4E334A80" w14:textId="62AE3138">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Flagstaff</w:t>
            </w:r>
          </w:p>
        </w:tc>
        <w:tc>
          <w:tcPr>
            <w:tcW w:w="1230" w:type="dxa"/>
            <w:tcBorders>
              <w:top w:val="single" w:sz="6"/>
            </w:tcBorders>
            <w:shd w:val="clear" w:color="auto" w:fill="DEEAF0"/>
            <w:tcMar>
              <w:left w:w="90" w:type="dxa"/>
              <w:right w:w="90" w:type="dxa"/>
            </w:tcMar>
            <w:vAlign w:val="center"/>
          </w:tcPr>
          <w:p w:rsidR="66F31ED5" w:rsidP="66F31ED5" w:rsidRDefault="66F31ED5" w14:paraId="151E5D7D" w14:textId="0999F648">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Missoula</w:t>
            </w:r>
          </w:p>
        </w:tc>
        <w:tc>
          <w:tcPr>
            <w:tcW w:w="1230" w:type="dxa"/>
            <w:tcBorders>
              <w:top w:val="single" w:sz="6"/>
              <w:right w:val="single" w:sz="6"/>
            </w:tcBorders>
            <w:shd w:val="clear" w:color="auto" w:fill="DEEAF0"/>
            <w:tcMar>
              <w:left w:w="90" w:type="dxa"/>
              <w:right w:w="90" w:type="dxa"/>
            </w:tcMar>
            <w:vAlign w:val="center"/>
          </w:tcPr>
          <w:p w:rsidR="66F31ED5" w:rsidP="66F31ED5" w:rsidRDefault="66F31ED5" w14:paraId="6E13F961" w14:textId="0C2D8A04">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Sioux Falls</w:t>
            </w:r>
          </w:p>
        </w:tc>
      </w:tr>
      <w:tr w:rsidR="66F31ED5" w:rsidTr="66F31ED5" w14:paraId="3835960D">
        <w:trPr>
          <w:trHeight w:val="285"/>
        </w:trPr>
        <w:tc>
          <w:tcPr>
            <w:tcW w:w="2415" w:type="dxa"/>
            <w:tcBorders>
              <w:left w:val="single" w:sz="6"/>
            </w:tcBorders>
            <w:tcMar>
              <w:left w:w="90" w:type="dxa"/>
              <w:right w:w="90" w:type="dxa"/>
            </w:tcMar>
            <w:vAlign w:val="center"/>
          </w:tcPr>
          <w:p w:rsidR="66F31ED5" w:rsidP="66F31ED5" w:rsidRDefault="66F31ED5" w14:paraId="6DDF6A53" w14:textId="45E06409">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Total revenue</w:t>
            </w:r>
          </w:p>
        </w:tc>
        <w:tc>
          <w:tcPr>
            <w:tcW w:w="1230" w:type="dxa"/>
            <w:tcMar>
              <w:left w:w="90" w:type="dxa"/>
              <w:right w:w="90" w:type="dxa"/>
            </w:tcMar>
            <w:vAlign w:val="center"/>
          </w:tcPr>
          <w:p w:rsidR="66F31ED5" w:rsidP="66F31ED5" w:rsidRDefault="66F31ED5" w14:paraId="1301DA12" w14:textId="7C10D771">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$749,703,903</w:t>
            </w:r>
          </w:p>
        </w:tc>
        <w:tc>
          <w:tcPr>
            <w:tcW w:w="1230" w:type="dxa"/>
            <w:tcMar>
              <w:left w:w="90" w:type="dxa"/>
              <w:right w:w="90" w:type="dxa"/>
            </w:tcMar>
            <w:vAlign w:val="center"/>
          </w:tcPr>
          <w:p w:rsidR="66F31ED5" w:rsidP="66F31ED5" w:rsidRDefault="66F31ED5" w14:paraId="5F23CD7C" w14:textId="4B9562E7">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$455,373,976</w:t>
            </w:r>
          </w:p>
        </w:tc>
        <w:tc>
          <w:tcPr>
            <w:tcW w:w="1230" w:type="dxa"/>
            <w:tcMar>
              <w:left w:w="90" w:type="dxa"/>
              <w:right w:w="90" w:type="dxa"/>
            </w:tcMar>
            <w:vAlign w:val="center"/>
          </w:tcPr>
          <w:p w:rsidR="66F31ED5" w:rsidP="66F31ED5" w:rsidRDefault="66F31ED5" w14:paraId="7D9BD88E" w14:textId="25ABE619">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$431,958,713</w:t>
            </w:r>
          </w:p>
        </w:tc>
        <w:tc>
          <w:tcPr>
            <w:tcW w:w="1230" w:type="dxa"/>
            <w:tcMar>
              <w:left w:w="90" w:type="dxa"/>
              <w:right w:w="90" w:type="dxa"/>
            </w:tcMar>
            <w:vAlign w:val="center"/>
          </w:tcPr>
          <w:p w:rsidR="66F31ED5" w:rsidP="66F31ED5" w:rsidRDefault="66F31ED5" w14:paraId="4A63C66C" w14:textId="4D6C5AE6">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$599,281,084</w:t>
            </w:r>
          </w:p>
        </w:tc>
        <w:tc>
          <w:tcPr>
            <w:tcW w:w="1230" w:type="dxa"/>
            <w:tcBorders>
              <w:right w:val="single" w:sz="6"/>
            </w:tcBorders>
            <w:tcMar>
              <w:left w:w="90" w:type="dxa"/>
              <w:right w:w="90" w:type="dxa"/>
            </w:tcMar>
            <w:vAlign w:val="center"/>
          </w:tcPr>
          <w:p w:rsidR="66F31ED5" w:rsidP="66F31ED5" w:rsidRDefault="66F31ED5" w14:paraId="6A86B183" w14:textId="3B951C1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$2,831,897,257</w:t>
            </w:r>
          </w:p>
        </w:tc>
      </w:tr>
      <w:tr w:rsidR="66F31ED5" w:rsidTr="66F31ED5" w14:paraId="7D792EB9">
        <w:trPr>
          <w:trHeight w:val="285"/>
        </w:trPr>
        <w:tc>
          <w:tcPr>
            <w:tcW w:w="2415" w:type="dxa"/>
            <w:tcBorders>
              <w:left w:val="single" w:sz="6"/>
            </w:tcBorders>
            <w:tcMar>
              <w:left w:w="90" w:type="dxa"/>
              <w:right w:w="90" w:type="dxa"/>
            </w:tcMar>
            <w:vAlign w:val="center"/>
          </w:tcPr>
          <w:p w:rsidR="66F31ED5" w:rsidP="66F31ED5" w:rsidRDefault="66F31ED5" w14:paraId="55A70F75" w14:textId="76DE4E26">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Program service revenue</w:t>
            </w:r>
          </w:p>
        </w:tc>
        <w:tc>
          <w:tcPr>
            <w:tcW w:w="1230" w:type="dxa"/>
            <w:tcMar>
              <w:left w:w="90" w:type="dxa"/>
              <w:right w:w="90" w:type="dxa"/>
            </w:tcMar>
            <w:vAlign w:val="center"/>
          </w:tcPr>
          <w:p w:rsidR="66F31ED5" w:rsidP="66F31ED5" w:rsidRDefault="66F31ED5" w14:paraId="4C9D764B" w14:textId="783A6277">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$247,606,883</w:t>
            </w:r>
          </w:p>
        </w:tc>
        <w:tc>
          <w:tcPr>
            <w:tcW w:w="1230" w:type="dxa"/>
            <w:tcMar>
              <w:left w:w="90" w:type="dxa"/>
              <w:right w:w="90" w:type="dxa"/>
            </w:tcMar>
            <w:vAlign w:val="center"/>
          </w:tcPr>
          <w:p w:rsidR="66F31ED5" w:rsidP="66F31ED5" w:rsidRDefault="66F31ED5" w14:paraId="53C24CE8" w14:textId="29C5650D">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$207,361,781</w:t>
            </w:r>
          </w:p>
        </w:tc>
        <w:tc>
          <w:tcPr>
            <w:tcW w:w="1230" w:type="dxa"/>
            <w:tcMar>
              <w:left w:w="90" w:type="dxa"/>
              <w:right w:w="90" w:type="dxa"/>
            </w:tcMar>
            <w:vAlign w:val="center"/>
          </w:tcPr>
          <w:p w:rsidR="66F31ED5" w:rsidP="66F31ED5" w:rsidRDefault="66F31ED5" w14:paraId="6B35CB3C" w14:textId="09557FE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$152,478,307</w:t>
            </w:r>
          </w:p>
        </w:tc>
        <w:tc>
          <w:tcPr>
            <w:tcW w:w="1230" w:type="dxa"/>
            <w:tcMar>
              <w:left w:w="90" w:type="dxa"/>
              <w:right w:w="90" w:type="dxa"/>
            </w:tcMar>
            <w:vAlign w:val="center"/>
          </w:tcPr>
          <w:p w:rsidR="66F31ED5" w:rsidP="66F31ED5" w:rsidRDefault="66F31ED5" w14:paraId="2DE7024B" w14:textId="1619B4BD">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$260,273,310</w:t>
            </w:r>
          </w:p>
        </w:tc>
        <w:tc>
          <w:tcPr>
            <w:tcW w:w="1230" w:type="dxa"/>
            <w:tcBorders>
              <w:right w:val="single" w:sz="6"/>
            </w:tcBorders>
            <w:tcMar>
              <w:left w:w="90" w:type="dxa"/>
              <w:right w:w="90" w:type="dxa"/>
            </w:tcMar>
            <w:vAlign w:val="center"/>
          </w:tcPr>
          <w:p w:rsidR="66F31ED5" w:rsidP="66F31ED5" w:rsidRDefault="66F31ED5" w14:paraId="56FA959D" w14:textId="5682E74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$2,063,333,291</w:t>
            </w:r>
          </w:p>
        </w:tc>
      </w:tr>
      <w:tr w:rsidR="66F31ED5" w:rsidTr="66F31ED5" w14:paraId="6B6AAE83">
        <w:trPr>
          <w:trHeight w:val="285"/>
        </w:trPr>
        <w:tc>
          <w:tcPr>
            <w:tcW w:w="2415" w:type="dxa"/>
            <w:tcBorders>
              <w:left w:val="single" w:sz="6"/>
            </w:tcBorders>
            <w:tcMar>
              <w:left w:w="90" w:type="dxa"/>
              <w:right w:w="90" w:type="dxa"/>
            </w:tcMar>
            <w:vAlign w:val="center"/>
          </w:tcPr>
          <w:p w:rsidR="66F31ED5" w:rsidP="66F31ED5" w:rsidRDefault="66F31ED5" w14:paraId="60B4B8FF" w14:textId="7283121B">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Total contributions</w:t>
            </w:r>
          </w:p>
        </w:tc>
        <w:tc>
          <w:tcPr>
            <w:tcW w:w="1230" w:type="dxa"/>
            <w:tcMar>
              <w:left w:w="90" w:type="dxa"/>
              <w:right w:w="90" w:type="dxa"/>
            </w:tcMar>
            <w:vAlign w:val="center"/>
          </w:tcPr>
          <w:p w:rsidR="66F31ED5" w:rsidP="66F31ED5" w:rsidRDefault="66F31ED5" w14:paraId="0BB7B171" w14:textId="213832BA">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$442,531,118</w:t>
            </w:r>
          </w:p>
        </w:tc>
        <w:tc>
          <w:tcPr>
            <w:tcW w:w="1230" w:type="dxa"/>
            <w:tcMar>
              <w:left w:w="90" w:type="dxa"/>
              <w:right w:w="90" w:type="dxa"/>
            </w:tcMar>
            <w:vAlign w:val="center"/>
          </w:tcPr>
          <w:p w:rsidR="66F31ED5" w:rsidP="66F31ED5" w:rsidRDefault="66F31ED5" w14:paraId="1A5D1674" w14:textId="7108C8EB">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$170,764,410</w:t>
            </w:r>
          </w:p>
        </w:tc>
        <w:tc>
          <w:tcPr>
            <w:tcW w:w="1230" w:type="dxa"/>
            <w:tcMar>
              <w:left w:w="90" w:type="dxa"/>
              <w:right w:w="90" w:type="dxa"/>
            </w:tcMar>
            <w:vAlign w:val="center"/>
          </w:tcPr>
          <w:p w:rsidR="66F31ED5" w:rsidP="66F31ED5" w:rsidRDefault="66F31ED5" w14:paraId="450C1768" w14:textId="7AF20B9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$207,477,727</w:t>
            </w:r>
          </w:p>
        </w:tc>
        <w:tc>
          <w:tcPr>
            <w:tcW w:w="1230" w:type="dxa"/>
            <w:tcMar>
              <w:left w:w="90" w:type="dxa"/>
              <w:right w:w="90" w:type="dxa"/>
            </w:tcMar>
            <w:vAlign w:val="center"/>
          </w:tcPr>
          <w:p w:rsidR="66F31ED5" w:rsidP="66F31ED5" w:rsidRDefault="66F31ED5" w14:paraId="02D32F45" w14:textId="07E1CC3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$297,510,934</w:t>
            </w:r>
          </w:p>
        </w:tc>
        <w:tc>
          <w:tcPr>
            <w:tcW w:w="1230" w:type="dxa"/>
            <w:tcBorders>
              <w:right w:val="single" w:sz="6"/>
            </w:tcBorders>
            <w:tcMar>
              <w:left w:w="90" w:type="dxa"/>
              <w:right w:w="90" w:type="dxa"/>
            </w:tcMar>
            <w:vAlign w:val="center"/>
          </w:tcPr>
          <w:p w:rsidR="66F31ED5" w:rsidP="66F31ED5" w:rsidRDefault="66F31ED5" w14:paraId="1CC5B591" w14:textId="6772F1A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$534,526,005</w:t>
            </w:r>
          </w:p>
        </w:tc>
      </w:tr>
      <w:tr w:rsidR="66F31ED5" w:rsidTr="66F31ED5" w14:paraId="4BCFC23C">
        <w:trPr>
          <w:trHeight w:val="285"/>
        </w:trPr>
        <w:tc>
          <w:tcPr>
            <w:tcW w:w="2415" w:type="dxa"/>
            <w:tcBorders>
              <w:left w:val="single" w:sz="6"/>
            </w:tcBorders>
            <w:tcMar>
              <w:left w:w="90" w:type="dxa"/>
              <w:right w:w="90" w:type="dxa"/>
            </w:tcMar>
            <w:vAlign w:val="center"/>
          </w:tcPr>
          <w:p w:rsidR="66F31ED5" w:rsidP="66F31ED5" w:rsidRDefault="66F31ED5" w14:paraId="0945A147" w14:textId="4BC3C888">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Government grants received</w:t>
            </w:r>
          </w:p>
        </w:tc>
        <w:tc>
          <w:tcPr>
            <w:tcW w:w="1230" w:type="dxa"/>
            <w:tcMar>
              <w:left w:w="90" w:type="dxa"/>
              <w:right w:w="90" w:type="dxa"/>
            </w:tcMar>
            <w:vAlign w:val="center"/>
          </w:tcPr>
          <w:p w:rsidR="66F31ED5" w:rsidP="66F31ED5" w:rsidRDefault="66F31ED5" w14:paraId="36F24BD0" w14:textId="3502181E">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$204,372,189</w:t>
            </w:r>
          </w:p>
        </w:tc>
        <w:tc>
          <w:tcPr>
            <w:tcW w:w="1230" w:type="dxa"/>
            <w:tcMar>
              <w:left w:w="90" w:type="dxa"/>
              <w:right w:w="90" w:type="dxa"/>
            </w:tcMar>
            <w:vAlign w:val="center"/>
          </w:tcPr>
          <w:p w:rsidR="66F31ED5" w:rsidP="66F31ED5" w:rsidRDefault="66F31ED5" w14:paraId="5F8A6D35" w14:textId="33D68E49">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$58,621,786</w:t>
            </w:r>
          </w:p>
        </w:tc>
        <w:tc>
          <w:tcPr>
            <w:tcW w:w="1230" w:type="dxa"/>
            <w:tcMar>
              <w:left w:w="90" w:type="dxa"/>
              <w:right w:w="90" w:type="dxa"/>
            </w:tcMar>
            <w:vAlign w:val="center"/>
          </w:tcPr>
          <w:p w:rsidR="66F31ED5" w:rsidP="66F31ED5" w:rsidRDefault="66F31ED5" w14:paraId="11848B3C" w14:textId="061D8859">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$113,472,202</w:t>
            </w:r>
          </w:p>
        </w:tc>
        <w:tc>
          <w:tcPr>
            <w:tcW w:w="1230" w:type="dxa"/>
            <w:tcMar>
              <w:left w:w="90" w:type="dxa"/>
              <w:right w:w="90" w:type="dxa"/>
            </w:tcMar>
            <w:vAlign w:val="center"/>
          </w:tcPr>
          <w:p w:rsidR="66F31ED5" w:rsidP="66F31ED5" w:rsidRDefault="66F31ED5" w14:paraId="46EF6823" w14:textId="45509FA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$97,387,728</w:t>
            </w:r>
          </w:p>
        </w:tc>
        <w:tc>
          <w:tcPr>
            <w:tcW w:w="1230" w:type="dxa"/>
            <w:tcBorders>
              <w:right w:val="single" w:sz="6"/>
            </w:tcBorders>
            <w:tcMar>
              <w:left w:w="90" w:type="dxa"/>
              <w:right w:w="90" w:type="dxa"/>
            </w:tcMar>
            <w:vAlign w:val="center"/>
          </w:tcPr>
          <w:p w:rsidR="66F31ED5" w:rsidP="66F31ED5" w:rsidRDefault="66F31ED5" w14:paraId="5E0F81DD" w14:textId="0354F61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$144,072,310</w:t>
            </w:r>
          </w:p>
        </w:tc>
      </w:tr>
      <w:tr w:rsidR="66F31ED5" w:rsidTr="66F31ED5" w14:paraId="56A3F8E3">
        <w:trPr>
          <w:trHeight w:val="285"/>
        </w:trPr>
        <w:tc>
          <w:tcPr>
            <w:tcW w:w="2415" w:type="dxa"/>
            <w:tcBorders>
              <w:left w:val="single" w:sz="6"/>
            </w:tcBorders>
            <w:tcMar>
              <w:left w:w="90" w:type="dxa"/>
              <w:right w:w="90" w:type="dxa"/>
            </w:tcMar>
            <w:vAlign w:val="center"/>
          </w:tcPr>
          <w:p w:rsidR="66F31ED5" w:rsidP="66F31ED5" w:rsidRDefault="66F31ED5" w14:paraId="626B0623" w14:textId="74D61EFE">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Federated campaign contributions</w:t>
            </w:r>
          </w:p>
        </w:tc>
        <w:tc>
          <w:tcPr>
            <w:tcW w:w="1230" w:type="dxa"/>
            <w:tcMar>
              <w:left w:w="90" w:type="dxa"/>
              <w:right w:w="90" w:type="dxa"/>
            </w:tcMar>
            <w:vAlign w:val="center"/>
          </w:tcPr>
          <w:p w:rsidR="66F31ED5" w:rsidP="66F31ED5" w:rsidRDefault="66F31ED5" w14:paraId="641E9176" w14:textId="32FE8467">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$1,066,613</w:t>
            </w:r>
          </w:p>
        </w:tc>
        <w:tc>
          <w:tcPr>
            <w:tcW w:w="1230" w:type="dxa"/>
            <w:tcMar>
              <w:left w:w="90" w:type="dxa"/>
              <w:right w:w="90" w:type="dxa"/>
            </w:tcMar>
            <w:vAlign w:val="center"/>
          </w:tcPr>
          <w:p w:rsidR="66F31ED5" w:rsidP="66F31ED5" w:rsidRDefault="66F31ED5" w14:paraId="5BA6F419" w14:textId="41AFAAE0">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$144,111</w:t>
            </w:r>
          </w:p>
        </w:tc>
        <w:tc>
          <w:tcPr>
            <w:tcW w:w="1230" w:type="dxa"/>
            <w:tcMar>
              <w:left w:w="90" w:type="dxa"/>
              <w:right w:w="90" w:type="dxa"/>
            </w:tcMar>
            <w:vAlign w:val="center"/>
          </w:tcPr>
          <w:p w:rsidR="66F31ED5" w:rsidP="66F31ED5" w:rsidRDefault="66F31ED5" w14:paraId="4BF4D4D7" w14:textId="5866354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$72,581</w:t>
            </w:r>
          </w:p>
        </w:tc>
        <w:tc>
          <w:tcPr>
            <w:tcW w:w="1230" w:type="dxa"/>
            <w:tcMar>
              <w:left w:w="90" w:type="dxa"/>
              <w:right w:w="90" w:type="dxa"/>
            </w:tcMar>
            <w:vAlign w:val="center"/>
          </w:tcPr>
          <w:p w:rsidR="66F31ED5" w:rsidP="66F31ED5" w:rsidRDefault="66F31ED5" w14:paraId="11669330" w14:textId="1F3265B4">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$473,090</w:t>
            </w:r>
          </w:p>
        </w:tc>
        <w:tc>
          <w:tcPr>
            <w:tcW w:w="1230" w:type="dxa"/>
            <w:tcBorders>
              <w:right w:val="single" w:sz="6"/>
            </w:tcBorders>
            <w:tcMar>
              <w:left w:w="90" w:type="dxa"/>
              <w:right w:w="90" w:type="dxa"/>
            </w:tcMar>
            <w:vAlign w:val="center"/>
          </w:tcPr>
          <w:p w:rsidR="66F31ED5" w:rsidP="66F31ED5" w:rsidRDefault="66F31ED5" w14:paraId="1DF8365B" w14:textId="2FC9BCD1">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$6,221,236</w:t>
            </w:r>
          </w:p>
        </w:tc>
      </w:tr>
      <w:tr w:rsidR="66F31ED5" w:rsidTr="66F31ED5" w14:paraId="0223DEF5">
        <w:trPr>
          <w:trHeight w:val="285"/>
        </w:trPr>
        <w:tc>
          <w:tcPr>
            <w:tcW w:w="2415" w:type="dxa"/>
            <w:tcBorders>
              <w:left w:val="single" w:sz="6"/>
            </w:tcBorders>
            <w:tcMar>
              <w:left w:w="90" w:type="dxa"/>
              <w:right w:w="90" w:type="dxa"/>
            </w:tcMar>
            <w:vAlign w:val="center"/>
          </w:tcPr>
          <w:p w:rsidR="66F31ED5" w:rsidP="66F31ED5" w:rsidRDefault="66F31ED5" w14:paraId="7CB1C65E" w14:textId="46432D3B">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Related organization contributions</w:t>
            </w:r>
          </w:p>
        </w:tc>
        <w:tc>
          <w:tcPr>
            <w:tcW w:w="1230" w:type="dxa"/>
            <w:tcMar>
              <w:left w:w="90" w:type="dxa"/>
              <w:right w:w="90" w:type="dxa"/>
            </w:tcMar>
            <w:vAlign w:val="center"/>
          </w:tcPr>
          <w:p w:rsidR="66F31ED5" w:rsidP="66F31ED5" w:rsidRDefault="66F31ED5" w14:paraId="2E6A89FE" w14:textId="644F9CD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$7,172,732</w:t>
            </w:r>
          </w:p>
        </w:tc>
        <w:tc>
          <w:tcPr>
            <w:tcW w:w="1230" w:type="dxa"/>
            <w:tcMar>
              <w:left w:w="90" w:type="dxa"/>
              <w:right w:w="90" w:type="dxa"/>
            </w:tcMar>
            <w:vAlign w:val="center"/>
          </w:tcPr>
          <w:p w:rsidR="66F31ED5" w:rsidP="66F31ED5" w:rsidRDefault="66F31ED5" w14:paraId="0265D3A9" w14:textId="6989F4E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$5,381,652</w:t>
            </w:r>
          </w:p>
        </w:tc>
        <w:tc>
          <w:tcPr>
            <w:tcW w:w="1230" w:type="dxa"/>
            <w:tcMar>
              <w:left w:w="90" w:type="dxa"/>
              <w:right w:w="90" w:type="dxa"/>
            </w:tcMar>
            <w:vAlign w:val="center"/>
          </w:tcPr>
          <w:p w:rsidR="66F31ED5" w:rsidP="66F31ED5" w:rsidRDefault="66F31ED5" w14:paraId="3FC28C2D" w14:textId="340B9357">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$1,540,994</w:t>
            </w:r>
          </w:p>
        </w:tc>
        <w:tc>
          <w:tcPr>
            <w:tcW w:w="1230" w:type="dxa"/>
            <w:tcMar>
              <w:left w:w="90" w:type="dxa"/>
              <w:right w:w="90" w:type="dxa"/>
            </w:tcMar>
            <w:vAlign w:val="center"/>
          </w:tcPr>
          <w:p w:rsidR="66F31ED5" w:rsidP="66F31ED5" w:rsidRDefault="66F31ED5" w14:paraId="02DF78F6" w14:textId="0D474366">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$33,290,130</w:t>
            </w:r>
          </w:p>
        </w:tc>
        <w:tc>
          <w:tcPr>
            <w:tcW w:w="1230" w:type="dxa"/>
            <w:tcBorders>
              <w:right w:val="single" w:sz="6"/>
            </w:tcBorders>
            <w:tcMar>
              <w:left w:w="90" w:type="dxa"/>
              <w:right w:w="90" w:type="dxa"/>
            </w:tcMar>
            <w:vAlign w:val="center"/>
          </w:tcPr>
          <w:p w:rsidR="66F31ED5" w:rsidP="66F31ED5" w:rsidRDefault="66F31ED5" w14:paraId="442DDA18" w14:textId="1D4C490F">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$24,142,295</w:t>
            </w:r>
          </w:p>
        </w:tc>
      </w:tr>
      <w:tr w:rsidR="66F31ED5" w:rsidTr="66F31ED5" w14:paraId="7F50A657">
        <w:trPr>
          <w:trHeight w:val="285"/>
        </w:trPr>
        <w:tc>
          <w:tcPr>
            <w:tcW w:w="2415" w:type="dxa"/>
            <w:tcBorders>
              <w:left w:val="single" w:sz="6"/>
            </w:tcBorders>
            <w:tcMar>
              <w:left w:w="90" w:type="dxa"/>
              <w:right w:w="90" w:type="dxa"/>
            </w:tcMar>
            <w:vAlign w:val="center"/>
          </w:tcPr>
          <w:p w:rsidR="66F31ED5" w:rsidP="66F31ED5" w:rsidRDefault="66F31ED5" w14:paraId="741C9396" w14:textId="1ADBE15B">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Membership dues</w:t>
            </w:r>
          </w:p>
        </w:tc>
        <w:tc>
          <w:tcPr>
            <w:tcW w:w="1230" w:type="dxa"/>
            <w:tcMar>
              <w:left w:w="90" w:type="dxa"/>
              <w:right w:w="90" w:type="dxa"/>
            </w:tcMar>
            <w:vAlign w:val="center"/>
          </w:tcPr>
          <w:p w:rsidR="66F31ED5" w:rsidP="66F31ED5" w:rsidRDefault="66F31ED5" w14:paraId="38B1CFCD" w14:textId="0383834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$2,424,345</w:t>
            </w:r>
          </w:p>
        </w:tc>
        <w:tc>
          <w:tcPr>
            <w:tcW w:w="1230" w:type="dxa"/>
            <w:tcMar>
              <w:left w:w="90" w:type="dxa"/>
              <w:right w:w="90" w:type="dxa"/>
            </w:tcMar>
            <w:vAlign w:val="center"/>
          </w:tcPr>
          <w:p w:rsidR="66F31ED5" w:rsidP="66F31ED5" w:rsidRDefault="66F31ED5" w14:paraId="1C84050A" w14:textId="40FD32DD">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$7,968,974</w:t>
            </w:r>
          </w:p>
        </w:tc>
        <w:tc>
          <w:tcPr>
            <w:tcW w:w="1230" w:type="dxa"/>
            <w:tcMar>
              <w:left w:w="90" w:type="dxa"/>
              <w:right w:w="90" w:type="dxa"/>
            </w:tcMar>
            <w:vAlign w:val="center"/>
          </w:tcPr>
          <w:p w:rsidR="66F31ED5" w:rsidP="66F31ED5" w:rsidRDefault="66F31ED5" w14:paraId="740517A7" w14:textId="71CABFC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$3,824,261</w:t>
            </w:r>
          </w:p>
        </w:tc>
        <w:tc>
          <w:tcPr>
            <w:tcW w:w="1230" w:type="dxa"/>
            <w:tcMar>
              <w:left w:w="90" w:type="dxa"/>
              <w:right w:w="90" w:type="dxa"/>
            </w:tcMar>
            <w:vAlign w:val="center"/>
          </w:tcPr>
          <w:p w:rsidR="66F31ED5" w:rsidP="66F31ED5" w:rsidRDefault="66F31ED5" w14:paraId="7024A3A8" w14:textId="5C3E1E06">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$5,748,363</w:t>
            </w:r>
          </w:p>
        </w:tc>
        <w:tc>
          <w:tcPr>
            <w:tcW w:w="1230" w:type="dxa"/>
            <w:tcBorders>
              <w:right w:val="single" w:sz="6"/>
            </w:tcBorders>
            <w:tcMar>
              <w:left w:w="90" w:type="dxa"/>
              <w:right w:w="90" w:type="dxa"/>
            </w:tcMar>
            <w:vAlign w:val="center"/>
          </w:tcPr>
          <w:p w:rsidR="66F31ED5" w:rsidP="66F31ED5" w:rsidRDefault="66F31ED5" w14:paraId="3CD23A4E" w14:textId="562C01F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$7,438,073</w:t>
            </w:r>
          </w:p>
        </w:tc>
      </w:tr>
      <w:tr w:rsidR="66F31ED5" w:rsidTr="66F31ED5" w14:paraId="1104BEE9">
        <w:trPr>
          <w:trHeight w:val="285"/>
        </w:trPr>
        <w:tc>
          <w:tcPr>
            <w:tcW w:w="2415" w:type="dxa"/>
            <w:tcBorders>
              <w:left w:val="single" w:sz="6"/>
            </w:tcBorders>
            <w:tcMar>
              <w:left w:w="90" w:type="dxa"/>
              <w:right w:w="90" w:type="dxa"/>
            </w:tcMar>
            <w:vAlign w:val="center"/>
          </w:tcPr>
          <w:p w:rsidR="66F31ED5" w:rsidP="66F31ED5" w:rsidRDefault="66F31ED5" w14:paraId="1DBD9C55" w14:textId="3B985028">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Fundraising event contributions</w:t>
            </w:r>
          </w:p>
        </w:tc>
        <w:tc>
          <w:tcPr>
            <w:tcW w:w="1230" w:type="dxa"/>
            <w:tcMar>
              <w:left w:w="90" w:type="dxa"/>
              <w:right w:w="90" w:type="dxa"/>
            </w:tcMar>
            <w:vAlign w:val="center"/>
          </w:tcPr>
          <w:p w:rsidR="66F31ED5" w:rsidP="66F31ED5" w:rsidRDefault="66F31ED5" w14:paraId="64DF626F" w14:textId="2ED35853">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$1,655,945</w:t>
            </w:r>
          </w:p>
        </w:tc>
        <w:tc>
          <w:tcPr>
            <w:tcW w:w="1230" w:type="dxa"/>
            <w:tcMar>
              <w:left w:w="90" w:type="dxa"/>
              <w:right w:w="90" w:type="dxa"/>
            </w:tcMar>
            <w:vAlign w:val="center"/>
          </w:tcPr>
          <w:p w:rsidR="66F31ED5" w:rsidP="66F31ED5" w:rsidRDefault="66F31ED5" w14:paraId="0AFD1076" w14:textId="1E04860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$4,661,457</w:t>
            </w:r>
          </w:p>
        </w:tc>
        <w:tc>
          <w:tcPr>
            <w:tcW w:w="1230" w:type="dxa"/>
            <w:tcMar>
              <w:left w:w="90" w:type="dxa"/>
              <w:right w:w="90" w:type="dxa"/>
            </w:tcMar>
            <w:vAlign w:val="center"/>
          </w:tcPr>
          <w:p w:rsidR="66F31ED5" w:rsidP="66F31ED5" w:rsidRDefault="66F31ED5" w14:paraId="59B28EB8" w14:textId="28C24FFE">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$592,147</w:t>
            </w:r>
          </w:p>
        </w:tc>
        <w:tc>
          <w:tcPr>
            <w:tcW w:w="1230" w:type="dxa"/>
            <w:tcMar>
              <w:left w:w="90" w:type="dxa"/>
              <w:right w:w="90" w:type="dxa"/>
            </w:tcMar>
            <w:vAlign w:val="center"/>
          </w:tcPr>
          <w:p w:rsidR="66F31ED5" w:rsidP="66F31ED5" w:rsidRDefault="66F31ED5" w14:paraId="4B8E50C7" w14:textId="6F5DDC8A">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$3,734,821</w:t>
            </w:r>
          </w:p>
        </w:tc>
        <w:tc>
          <w:tcPr>
            <w:tcW w:w="1230" w:type="dxa"/>
            <w:tcBorders>
              <w:right w:val="single" w:sz="6"/>
            </w:tcBorders>
            <w:tcMar>
              <w:left w:w="90" w:type="dxa"/>
              <w:right w:w="90" w:type="dxa"/>
            </w:tcMar>
            <w:vAlign w:val="center"/>
          </w:tcPr>
          <w:p w:rsidR="66F31ED5" w:rsidP="66F31ED5" w:rsidRDefault="66F31ED5" w14:paraId="1E2D4C52" w14:textId="71C61E3D">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$8,536,198</w:t>
            </w:r>
          </w:p>
        </w:tc>
      </w:tr>
      <w:tr w:rsidR="66F31ED5" w:rsidTr="66F31ED5" w14:paraId="03FC7BDC">
        <w:trPr>
          <w:trHeight w:val="285"/>
        </w:trPr>
        <w:tc>
          <w:tcPr>
            <w:tcW w:w="2415" w:type="dxa"/>
            <w:tcBorders>
              <w:left w:val="single" w:sz="6"/>
            </w:tcBorders>
            <w:tcMar>
              <w:left w:w="90" w:type="dxa"/>
              <w:right w:w="90" w:type="dxa"/>
            </w:tcMar>
            <w:vAlign w:val="center"/>
          </w:tcPr>
          <w:p w:rsidR="66F31ED5" w:rsidP="66F31ED5" w:rsidRDefault="66F31ED5" w14:paraId="4A8F1D0D" w14:textId="24544E55">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Mixed or unclassified contributions</w:t>
            </w:r>
          </w:p>
        </w:tc>
        <w:tc>
          <w:tcPr>
            <w:tcW w:w="1230" w:type="dxa"/>
            <w:tcMar>
              <w:left w:w="90" w:type="dxa"/>
              <w:right w:w="90" w:type="dxa"/>
            </w:tcMar>
            <w:vAlign w:val="center"/>
          </w:tcPr>
          <w:p w:rsidR="66F31ED5" w:rsidP="66F31ED5" w:rsidRDefault="66F31ED5" w14:paraId="47C6CB7E" w14:textId="5C999062">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$225,839,294</w:t>
            </w:r>
          </w:p>
        </w:tc>
        <w:tc>
          <w:tcPr>
            <w:tcW w:w="1230" w:type="dxa"/>
            <w:tcMar>
              <w:left w:w="90" w:type="dxa"/>
              <w:right w:w="90" w:type="dxa"/>
            </w:tcMar>
            <w:vAlign w:val="center"/>
          </w:tcPr>
          <w:p w:rsidR="66F31ED5" w:rsidP="66F31ED5" w:rsidRDefault="66F31ED5" w14:paraId="458DFBF1" w14:textId="05A6B813">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$93,986,430</w:t>
            </w:r>
          </w:p>
        </w:tc>
        <w:tc>
          <w:tcPr>
            <w:tcW w:w="1230" w:type="dxa"/>
            <w:tcMar>
              <w:left w:w="90" w:type="dxa"/>
              <w:right w:w="90" w:type="dxa"/>
            </w:tcMar>
            <w:vAlign w:val="center"/>
          </w:tcPr>
          <w:p w:rsidR="66F31ED5" w:rsidP="66F31ED5" w:rsidRDefault="66F31ED5" w14:paraId="4995FFE9" w14:textId="06350D55">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$87,975,542</w:t>
            </w:r>
          </w:p>
        </w:tc>
        <w:tc>
          <w:tcPr>
            <w:tcW w:w="1230" w:type="dxa"/>
            <w:tcMar>
              <w:left w:w="90" w:type="dxa"/>
              <w:right w:w="90" w:type="dxa"/>
            </w:tcMar>
            <w:vAlign w:val="center"/>
          </w:tcPr>
          <w:p w:rsidR="66F31ED5" w:rsidP="66F31ED5" w:rsidRDefault="66F31ED5" w14:paraId="1A4C6B33" w14:textId="1FB95FCD">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$156,923,629</w:t>
            </w:r>
          </w:p>
        </w:tc>
        <w:tc>
          <w:tcPr>
            <w:tcW w:w="1230" w:type="dxa"/>
            <w:tcBorders>
              <w:right w:val="single" w:sz="6"/>
            </w:tcBorders>
            <w:tcMar>
              <w:left w:w="90" w:type="dxa"/>
              <w:right w:w="90" w:type="dxa"/>
            </w:tcMar>
            <w:vAlign w:val="center"/>
          </w:tcPr>
          <w:p w:rsidR="66F31ED5" w:rsidP="66F31ED5" w:rsidRDefault="66F31ED5" w14:paraId="5D509749" w14:textId="6D257E48">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$344,115,893</w:t>
            </w:r>
          </w:p>
        </w:tc>
      </w:tr>
      <w:tr w:rsidR="66F31ED5" w:rsidTr="66F31ED5" w14:paraId="157CBCD2">
        <w:trPr>
          <w:trHeight w:val="285"/>
        </w:trPr>
        <w:tc>
          <w:tcPr>
            <w:tcW w:w="2415" w:type="dxa"/>
            <w:tcBorders>
              <w:left w:val="single" w:sz="6"/>
              <w:bottom w:val="single" w:sz="6"/>
            </w:tcBorders>
            <w:tcMar>
              <w:left w:w="90" w:type="dxa"/>
              <w:right w:w="90" w:type="dxa"/>
            </w:tcMar>
            <w:vAlign w:val="center"/>
          </w:tcPr>
          <w:p w:rsidR="66F31ED5" w:rsidP="66F31ED5" w:rsidRDefault="66F31ED5" w14:paraId="646B883B" w14:textId="20A1EFA0">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Other revenue</w:t>
            </w:r>
          </w:p>
        </w:tc>
        <w:tc>
          <w:tcPr>
            <w:tcW w:w="1230" w:type="dxa"/>
            <w:tcBorders>
              <w:bottom w:val="single" w:sz="6"/>
            </w:tcBorders>
            <w:tcMar>
              <w:left w:w="90" w:type="dxa"/>
              <w:right w:w="90" w:type="dxa"/>
            </w:tcMar>
            <w:vAlign w:val="center"/>
          </w:tcPr>
          <w:p w:rsidR="66F31ED5" w:rsidP="66F31ED5" w:rsidRDefault="66F31ED5" w14:paraId="295CBD69" w14:textId="32B5AB9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$60,262,123</w:t>
            </w:r>
          </w:p>
        </w:tc>
        <w:tc>
          <w:tcPr>
            <w:tcW w:w="1230" w:type="dxa"/>
            <w:tcBorders>
              <w:bottom w:val="single" w:sz="6"/>
            </w:tcBorders>
            <w:tcMar>
              <w:left w:w="90" w:type="dxa"/>
              <w:right w:w="90" w:type="dxa"/>
            </w:tcMar>
            <w:vAlign w:val="center"/>
          </w:tcPr>
          <w:p w:rsidR="66F31ED5" w:rsidP="66F31ED5" w:rsidRDefault="66F31ED5" w14:paraId="3EB54263" w14:textId="17F2F1A8">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$78,920,732</w:t>
            </w:r>
          </w:p>
        </w:tc>
        <w:tc>
          <w:tcPr>
            <w:tcW w:w="1230" w:type="dxa"/>
            <w:tcBorders>
              <w:bottom w:val="single" w:sz="6"/>
            </w:tcBorders>
            <w:tcMar>
              <w:left w:w="90" w:type="dxa"/>
              <w:right w:w="90" w:type="dxa"/>
            </w:tcMar>
            <w:vAlign w:val="center"/>
          </w:tcPr>
          <w:p w:rsidR="66F31ED5" w:rsidP="66F31ED5" w:rsidRDefault="66F31ED5" w14:paraId="10444ED8" w14:textId="5A58D1B9">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$72,064,743</w:t>
            </w:r>
          </w:p>
        </w:tc>
        <w:tc>
          <w:tcPr>
            <w:tcW w:w="1230" w:type="dxa"/>
            <w:tcBorders>
              <w:bottom w:val="single" w:sz="6"/>
            </w:tcBorders>
            <w:tcMar>
              <w:left w:w="90" w:type="dxa"/>
              <w:right w:w="90" w:type="dxa"/>
            </w:tcMar>
            <w:vAlign w:val="center"/>
          </w:tcPr>
          <w:p w:rsidR="66F31ED5" w:rsidP="66F31ED5" w:rsidRDefault="66F31ED5" w14:paraId="2C3AD6D1" w14:textId="2825D5B8">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$42,359,406</w:t>
            </w:r>
          </w:p>
        </w:tc>
        <w:tc>
          <w:tcPr>
            <w:tcW w:w="1230" w:type="dxa"/>
            <w:tcBorders>
              <w:bottom w:val="single" w:sz="6"/>
              <w:right w:val="single" w:sz="6"/>
            </w:tcBorders>
            <w:tcMar>
              <w:left w:w="90" w:type="dxa"/>
              <w:right w:w="90" w:type="dxa"/>
            </w:tcMar>
            <w:vAlign w:val="center"/>
          </w:tcPr>
          <w:p w:rsidR="66F31ED5" w:rsidP="66F31ED5" w:rsidRDefault="66F31ED5" w14:paraId="380870CF" w14:textId="5CAE5F06">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$236,399,961</w:t>
            </w:r>
          </w:p>
        </w:tc>
      </w:tr>
    </w:tbl>
    <w:p w:rsidR="6A7B4749" w:rsidP="66F31ED5" w:rsidRDefault="6A7B4749" w14:paraId="03E1D21E" w14:textId="18AED95A">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p>
    <w:p w:rsidR="6A7B4749" w:rsidP="66F31ED5" w:rsidRDefault="6A7B4749" w14:paraId="06A00914" w14:textId="0145549D">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66F31ED5" w:rsidR="1BD78492">
        <w:rPr>
          <w:rFonts w:ascii="Arial" w:hAnsi="Arial" w:eastAsia="Arial" w:cs="Arial"/>
          <w:b w:val="0"/>
          <w:bCs w:val="0"/>
          <w:i w:val="0"/>
          <w:iCs w:val="0"/>
          <w:caps w:val="0"/>
          <w:smallCaps w:val="0"/>
          <w:noProof w:val="0"/>
          <w:color w:val="000000" w:themeColor="text1" w:themeTint="FF" w:themeShade="FF"/>
          <w:sz w:val="20"/>
          <w:szCs w:val="20"/>
          <w:lang w:val="en-US"/>
        </w:rPr>
        <w:t>How to read the comparison tables: In Tables A-2 through A-11, the column labeled "Black Hills median minus benchmark median (95% bootstrap CI)" compares the median reported dollars among organizations that reported a positive amount for that revenue source. It is not a difference of means. A negative value means the Black Hills median was lower than the benchmark-region median; a positive value means it was higher. The 95% confidence interval was calculated using 10,000 bootstrap resamples within each region and reflects uncertainty around the median difference.</w:t>
      </w:r>
    </w:p>
    <w:p w:rsidR="6A7B4749" w:rsidP="66F31ED5" w:rsidRDefault="6A7B4749" w14:paraId="2B052CB7" w14:textId="7AE17014">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A-1: Total Revenue by Region</w:t>
      </w:r>
    </w:p>
    <w:p w:rsidR="6A7B4749" w:rsidP="66F31ED5" w:rsidRDefault="6A7B4749" w14:paraId="039648BB" w14:textId="4F9224B1">
      <w:pPr>
        <w:keepNext w:val="1"/>
        <w:keepLines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1BD78492">
        <w:drawing>
          <wp:inline wp14:editId="0CF4C959" wp14:anchorId="014099FD">
            <wp:extent cx="6305550" cy="3486150"/>
            <wp:effectExtent l="0" t="0" r="0" b="0"/>
            <wp:docPr id="263902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902115" name="Picture 263902115"/>
                    <pic:cNvPicPr/>
                  </pic:nvPicPr>
                  <pic:blipFill>
                    <a:blip xmlns:r="http://schemas.openxmlformats.org/officeDocument/2006/relationships" r:embed="rId49946251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6A7B4749" w:rsidP="66F31ED5" w:rsidRDefault="6A7B4749" w14:paraId="069F11BF" w14:textId="1C5708B4">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A-2: Total Revenue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64F12019">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0DE486F8" w14:textId="3A0F65F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703AAD51" w14:textId="79B7A40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5FB63752" w14:textId="7F55602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484E313D" w14:textId="65B2421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31F01DDA" w14:textId="25CC36F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028D1A5B" w14:textId="63B9A0F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7BCFECE5">
        <w:trPr>
          <w:trHeight w:val="285"/>
        </w:trPr>
        <w:tc>
          <w:tcPr>
            <w:tcW w:w="1035" w:type="dxa"/>
            <w:tcBorders>
              <w:left w:val="single" w:sz="6"/>
            </w:tcBorders>
            <w:tcMar>
              <w:left w:w="90" w:type="dxa"/>
              <w:right w:w="90" w:type="dxa"/>
            </w:tcMar>
            <w:vAlign w:val="center"/>
          </w:tcPr>
          <w:p w:rsidR="66F31ED5" w:rsidP="66F31ED5" w:rsidRDefault="66F31ED5" w14:paraId="29ACAF4B" w14:textId="6CD4D36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1C7A64C3" w14:textId="3CC5AAB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095" w:type="dxa"/>
            <w:tcMar>
              <w:left w:w="90" w:type="dxa"/>
              <w:right w:w="90" w:type="dxa"/>
            </w:tcMar>
            <w:vAlign w:val="center"/>
          </w:tcPr>
          <w:p w:rsidR="66F31ED5" w:rsidP="66F31ED5" w:rsidRDefault="66F31ED5" w14:paraId="7CCE509D" w14:textId="23A0790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422</w:t>
            </w:r>
          </w:p>
        </w:tc>
        <w:tc>
          <w:tcPr>
            <w:tcW w:w="1365" w:type="dxa"/>
            <w:tcMar>
              <w:left w:w="90" w:type="dxa"/>
              <w:right w:w="90" w:type="dxa"/>
            </w:tcMar>
            <w:vAlign w:val="center"/>
          </w:tcPr>
          <w:p w:rsidR="66F31ED5" w:rsidP="66F31ED5" w:rsidRDefault="66F31ED5" w14:paraId="368B8407" w14:textId="0617998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$176,760</w:t>
            </w:r>
          </w:p>
        </w:tc>
        <w:tc>
          <w:tcPr>
            <w:tcW w:w="2925" w:type="dxa"/>
            <w:tcMar>
              <w:left w:w="90" w:type="dxa"/>
              <w:right w:w="90" w:type="dxa"/>
            </w:tcMar>
            <w:vAlign w:val="center"/>
          </w:tcPr>
          <w:p w:rsidR="66F31ED5" w:rsidP="66F31ED5" w:rsidRDefault="66F31ED5" w14:paraId="4AC69BF7" w14:textId="4C9B910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0CBCD034" w14:textId="7529A51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7932273B">
        <w:trPr>
          <w:trHeight w:val="285"/>
        </w:trPr>
        <w:tc>
          <w:tcPr>
            <w:tcW w:w="1035" w:type="dxa"/>
            <w:tcBorders>
              <w:left w:val="single" w:sz="6"/>
            </w:tcBorders>
            <w:tcMar>
              <w:left w:w="90" w:type="dxa"/>
              <w:right w:w="90" w:type="dxa"/>
            </w:tcMar>
            <w:vAlign w:val="center"/>
          </w:tcPr>
          <w:p w:rsidR="66F31ED5" w:rsidP="66F31ED5" w:rsidRDefault="66F31ED5" w14:paraId="5CBF8481" w14:textId="4D8AA6F1">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39BECFD5" w14:textId="35F0132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095" w:type="dxa"/>
            <w:tcMar>
              <w:left w:w="90" w:type="dxa"/>
              <w:right w:w="90" w:type="dxa"/>
            </w:tcMar>
            <w:vAlign w:val="center"/>
          </w:tcPr>
          <w:p w:rsidR="66F31ED5" w:rsidP="66F31ED5" w:rsidRDefault="66F31ED5" w14:paraId="2816FB22" w14:textId="2EC10B2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332</w:t>
            </w:r>
          </w:p>
        </w:tc>
        <w:tc>
          <w:tcPr>
            <w:tcW w:w="1365" w:type="dxa"/>
            <w:tcMar>
              <w:left w:w="90" w:type="dxa"/>
              <w:right w:w="90" w:type="dxa"/>
            </w:tcMar>
            <w:vAlign w:val="center"/>
          </w:tcPr>
          <w:p w:rsidR="66F31ED5" w:rsidP="66F31ED5" w:rsidRDefault="66F31ED5" w14:paraId="228BECBB" w14:textId="2CB547D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$219,228</w:t>
            </w:r>
          </w:p>
        </w:tc>
        <w:tc>
          <w:tcPr>
            <w:tcW w:w="2925" w:type="dxa"/>
            <w:tcMar>
              <w:left w:w="90" w:type="dxa"/>
              <w:right w:w="90" w:type="dxa"/>
            </w:tcMar>
            <w:vAlign w:val="center"/>
          </w:tcPr>
          <w:p w:rsidR="66F31ED5" w:rsidP="66F31ED5" w:rsidRDefault="66F31ED5" w14:paraId="22DED589" w14:textId="090316E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-$42,468 (95% CI -$125,394 to $33,850)</w:t>
            </w:r>
          </w:p>
        </w:tc>
        <w:tc>
          <w:tcPr>
            <w:tcW w:w="1095" w:type="dxa"/>
            <w:tcBorders>
              <w:right w:val="single" w:sz="6"/>
            </w:tcBorders>
            <w:tcMar>
              <w:left w:w="90" w:type="dxa"/>
              <w:right w:w="90" w:type="dxa"/>
            </w:tcMar>
            <w:vAlign w:val="center"/>
          </w:tcPr>
          <w:p w:rsidR="66F31ED5" w:rsidP="66F31ED5" w:rsidRDefault="66F31ED5" w14:paraId="40D2E5A0" w14:textId="4084071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0.269</w:t>
            </w:r>
          </w:p>
        </w:tc>
      </w:tr>
      <w:tr w:rsidR="66F31ED5" w:rsidTr="66F31ED5" w14:paraId="3B07287B">
        <w:trPr>
          <w:trHeight w:val="285"/>
        </w:trPr>
        <w:tc>
          <w:tcPr>
            <w:tcW w:w="1035" w:type="dxa"/>
            <w:tcBorders>
              <w:left w:val="single" w:sz="6"/>
            </w:tcBorders>
            <w:tcMar>
              <w:left w:w="90" w:type="dxa"/>
              <w:right w:w="90" w:type="dxa"/>
            </w:tcMar>
            <w:vAlign w:val="center"/>
          </w:tcPr>
          <w:p w:rsidR="66F31ED5" w:rsidP="66F31ED5" w:rsidRDefault="66F31ED5" w14:paraId="7A189778" w14:textId="61E8F2C4">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4818007A" w14:textId="7004B0A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095" w:type="dxa"/>
            <w:tcMar>
              <w:left w:w="90" w:type="dxa"/>
              <w:right w:w="90" w:type="dxa"/>
            </w:tcMar>
            <w:vAlign w:val="center"/>
          </w:tcPr>
          <w:p w:rsidR="66F31ED5" w:rsidP="66F31ED5" w:rsidRDefault="66F31ED5" w14:paraId="1D2A0106" w14:textId="6971192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197</w:t>
            </w:r>
          </w:p>
        </w:tc>
        <w:tc>
          <w:tcPr>
            <w:tcW w:w="1365" w:type="dxa"/>
            <w:tcMar>
              <w:left w:w="90" w:type="dxa"/>
              <w:right w:w="90" w:type="dxa"/>
            </w:tcMar>
            <w:vAlign w:val="center"/>
          </w:tcPr>
          <w:p w:rsidR="66F31ED5" w:rsidP="66F31ED5" w:rsidRDefault="66F31ED5" w14:paraId="0DFE5412" w14:textId="3224AD0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$212,002</w:t>
            </w:r>
          </w:p>
        </w:tc>
        <w:tc>
          <w:tcPr>
            <w:tcW w:w="2925" w:type="dxa"/>
            <w:tcMar>
              <w:left w:w="90" w:type="dxa"/>
              <w:right w:w="90" w:type="dxa"/>
            </w:tcMar>
            <w:vAlign w:val="center"/>
          </w:tcPr>
          <w:p w:rsidR="66F31ED5" w:rsidP="66F31ED5" w:rsidRDefault="66F31ED5" w14:paraId="6F413CB9" w14:textId="55FCC6C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-$35,242 (95% CI -$149,323 to $35,127)</w:t>
            </w:r>
          </w:p>
        </w:tc>
        <w:tc>
          <w:tcPr>
            <w:tcW w:w="1095" w:type="dxa"/>
            <w:tcBorders>
              <w:right w:val="single" w:sz="6"/>
            </w:tcBorders>
            <w:tcMar>
              <w:left w:w="90" w:type="dxa"/>
              <w:right w:w="90" w:type="dxa"/>
            </w:tcMar>
            <w:vAlign w:val="center"/>
          </w:tcPr>
          <w:p w:rsidR="66F31ED5" w:rsidP="66F31ED5" w:rsidRDefault="66F31ED5" w14:paraId="34C8E8B3" w14:textId="6621E00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0.366</w:t>
            </w:r>
          </w:p>
        </w:tc>
      </w:tr>
      <w:tr w:rsidR="66F31ED5" w:rsidTr="66F31ED5" w14:paraId="28543BC3">
        <w:trPr>
          <w:trHeight w:val="285"/>
        </w:trPr>
        <w:tc>
          <w:tcPr>
            <w:tcW w:w="1035" w:type="dxa"/>
            <w:tcBorders>
              <w:left w:val="single" w:sz="6"/>
            </w:tcBorders>
            <w:tcMar>
              <w:left w:w="90" w:type="dxa"/>
              <w:right w:w="90" w:type="dxa"/>
            </w:tcMar>
            <w:vAlign w:val="center"/>
          </w:tcPr>
          <w:p w:rsidR="66F31ED5" w:rsidP="66F31ED5" w:rsidRDefault="66F31ED5" w14:paraId="667DB893" w14:textId="7C16A44F">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708A2C11" w14:textId="2E6E3CF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095" w:type="dxa"/>
            <w:tcMar>
              <w:left w:w="90" w:type="dxa"/>
              <w:right w:w="90" w:type="dxa"/>
            </w:tcMar>
            <w:vAlign w:val="center"/>
          </w:tcPr>
          <w:p w:rsidR="66F31ED5" w:rsidP="66F31ED5" w:rsidRDefault="66F31ED5" w14:paraId="11D7E4AC" w14:textId="1693BA0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283</w:t>
            </w:r>
          </w:p>
        </w:tc>
        <w:tc>
          <w:tcPr>
            <w:tcW w:w="1365" w:type="dxa"/>
            <w:tcMar>
              <w:left w:w="90" w:type="dxa"/>
              <w:right w:w="90" w:type="dxa"/>
            </w:tcMar>
            <w:vAlign w:val="center"/>
          </w:tcPr>
          <w:p w:rsidR="66F31ED5" w:rsidP="66F31ED5" w:rsidRDefault="66F31ED5" w14:paraId="1D8B65AA" w14:textId="72BFEE2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$222,401</w:t>
            </w:r>
          </w:p>
        </w:tc>
        <w:tc>
          <w:tcPr>
            <w:tcW w:w="2925" w:type="dxa"/>
            <w:tcMar>
              <w:left w:w="90" w:type="dxa"/>
              <w:right w:w="90" w:type="dxa"/>
            </w:tcMar>
            <w:vAlign w:val="center"/>
          </w:tcPr>
          <w:p w:rsidR="66F31ED5" w:rsidP="66F31ED5" w:rsidRDefault="66F31ED5" w14:paraId="7096704D" w14:textId="01A08FA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-$45,642 (95% CI -$126,653 to $32,158)</w:t>
            </w:r>
          </w:p>
        </w:tc>
        <w:tc>
          <w:tcPr>
            <w:tcW w:w="1095" w:type="dxa"/>
            <w:tcBorders>
              <w:right w:val="single" w:sz="6"/>
            </w:tcBorders>
            <w:tcMar>
              <w:left w:w="90" w:type="dxa"/>
              <w:right w:w="90" w:type="dxa"/>
            </w:tcMar>
            <w:vAlign w:val="center"/>
          </w:tcPr>
          <w:p w:rsidR="66F31ED5" w:rsidP="66F31ED5" w:rsidRDefault="66F31ED5" w14:paraId="65BDC771" w14:textId="6F73BD5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0.242</w:t>
            </w:r>
          </w:p>
        </w:tc>
      </w:tr>
      <w:tr w:rsidR="66F31ED5" w:rsidTr="66F31ED5" w14:paraId="23CEC231">
        <w:trPr>
          <w:trHeight w:val="285"/>
        </w:trPr>
        <w:tc>
          <w:tcPr>
            <w:tcW w:w="1035" w:type="dxa"/>
            <w:tcBorders>
              <w:left w:val="single" w:sz="6"/>
              <w:bottom w:val="single" w:sz="6"/>
            </w:tcBorders>
            <w:tcMar>
              <w:left w:w="90" w:type="dxa"/>
              <w:right w:w="90" w:type="dxa"/>
            </w:tcMar>
            <w:vAlign w:val="center"/>
          </w:tcPr>
          <w:p w:rsidR="66F31ED5" w:rsidP="66F31ED5" w:rsidRDefault="66F31ED5" w14:paraId="79C2CFF9" w14:textId="1483965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65AABD8A" w14:textId="0F50523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095" w:type="dxa"/>
            <w:tcBorders>
              <w:bottom w:val="single" w:sz="6"/>
            </w:tcBorders>
            <w:tcMar>
              <w:left w:w="90" w:type="dxa"/>
              <w:right w:w="90" w:type="dxa"/>
            </w:tcMar>
            <w:vAlign w:val="center"/>
          </w:tcPr>
          <w:p w:rsidR="66F31ED5" w:rsidP="66F31ED5" w:rsidRDefault="66F31ED5" w14:paraId="75FB5CD9" w14:textId="54697D9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565</w:t>
            </w:r>
          </w:p>
        </w:tc>
        <w:tc>
          <w:tcPr>
            <w:tcW w:w="1365" w:type="dxa"/>
            <w:tcBorders>
              <w:bottom w:val="single" w:sz="6"/>
            </w:tcBorders>
            <w:tcMar>
              <w:left w:w="90" w:type="dxa"/>
              <w:right w:w="90" w:type="dxa"/>
            </w:tcMar>
            <w:vAlign w:val="center"/>
          </w:tcPr>
          <w:p w:rsidR="66F31ED5" w:rsidP="66F31ED5" w:rsidRDefault="66F31ED5" w14:paraId="23DFDA74" w14:textId="1FA6B9D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$208,149</w:t>
            </w:r>
          </w:p>
        </w:tc>
        <w:tc>
          <w:tcPr>
            <w:tcW w:w="2925" w:type="dxa"/>
            <w:tcBorders>
              <w:bottom w:val="single" w:sz="6"/>
            </w:tcBorders>
            <w:tcMar>
              <w:left w:w="90" w:type="dxa"/>
              <w:right w:w="90" w:type="dxa"/>
            </w:tcMar>
            <w:vAlign w:val="center"/>
          </w:tcPr>
          <w:p w:rsidR="66F31ED5" w:rsidP="66F31ED5" w:rsidRDefault="66F31ED5" w14:paraId="5B72C873" w14:textId="1DA5DCC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-$31,390 (95% CI -$84,901 to $26,666)</w:t>
            </w:r>
          </w:p>
        </w:tc>
        <w:tc>
          <w:tcPr>
            <w:tcW w:w="1095" w:type="dxa"/>
            <w:tcBorders>
              <w:bottom w:val="single" w:sz="6"/>
              <w:right w:val="single" w:sz="6"/>
            </w:tcBorders>
            <w:tcMar>
              <w:left w:w="90" w:type="dxa"/>
              <w:right w:w="90" w:type="dxa"/>
            </w:tcMar>
            <w:vAlign w:val="center"/>
          </w:tcPr>
          <w:p w:rsidR="66F31ED5" w:rsidP="66F31ED5" w:rsidRDefault="66F31ED5" w14:paraId="57EA6A17" w14:textId="2E0A325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0.246</w:t>
            </w:r>
          </w:p>
        </w:tc>
      </w:tr>
    </w:tbl>
    <w:p w:rsidR="6A7B4749" w:rsidP="66F31ED5" w:rsidRDefault="6A7B4749" w14:paraId="08857E43" w14:textId="1C210404">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A-2: Program Service Revenue by Region</w:t>
      </w:r>
    </w:p>
    <w:p w:rsidR="6A7B4749" w:rsidP="66F31ED5" w:rsidRDefault="6A7B4749" w14:paraId="392D9CB0" w14:textId="546384B4">
      <w:pPr>
        <w:keepNext w:val="1"/>
        <w:keepLines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1BD78492">
        <w:drawing>
          <wp:inline wp14:editId="5698D805" wp14:anchorId="5F1C127C">
            <wp:extent cx="6305550" cy="3486150"/>
            <wp:effectExtent l="0" t="0" r="0" b="0"/>
            <wp:docPr id="1157803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803657" name="Picture 1157803657"/>
                    <pic:cNvPicPr/>
                  </pic:nvPicPr>
                  <pic:blipFill>
                    <a:blip xmlns:r="http://schemas.openxmlformats.org/officeDocument/2006/relationships" r:embed="rId272072643">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6A7B4749" w:rsidP="66F31ED5" w:rsidRDefault="6A7B4749" w14:paraId="02BD1A71" w14:textId="17457F66">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A-3: Program Service Revenue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7BFBF97E">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2696D634" w14:textId="573BCC1B">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5830E7A4" w14:textId="24D77B7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181AE93A" w14:textId="2B13892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3116FFDC" w14:textId="431BD82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7E1C49D0" w14:textId="27D183D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3AB125CD" w14:textId="5F66759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6345CC03">
        <w:trPr>
          <w:trHeight w:val="285"/>
        </w:trPr>
        <w:tc>
          <w:tcPr>
            <w:tcW w:w="1035" w:type="dxa"/>
            <w:tcBorders>
              <w:left w:val="single" w:sz="6"/>
            </w:tcBorders>
            <w:tcMar>
              <w:left w:w="90" w:type="dxa"/>
              <w:right w:w="90" w:type="dxa"/>
            </w:tcMar>
            <w:vAlign w:val="center"/>
          </w:tcPr>
          <w:p w:rsidR="66F31ED5" w:rsidP="66F31ED5" w:rsidRDefault="66F31ED5" w14:paraId="75F1D759" w14:textId="335C06AF">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5A90FBB9" w14:textId="2E8D38D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51.6%</w:t>
            </w:r>
          </w:p>
        </w:tc>
        <w:tc>
          <w:tcPr>
            <w:tcW w:w="1095" w:type="dxa"/>
            <w:tcMar>
              <w:left w:w="90" w:type="dxa"/>
              <w:right w:w="90" w:type="dxa"/>
            </w:tcMar>
            <w:vAlign w:val="center"/>
          </w:tcPr>
          <w:p w:rsidR="66F31ED5" w:rsidP="66F31ED5" w:rsidRDefault="66F31ED5" w14:paraId="388FFA4F" w14:textId="2E6C0F2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205</w:t>
            </w:r>
          </w:p>
        </w:tc>
        <w:tc>
          <w:tcPr>
            <w:tcW w:w="1365" w:type="dxa"/>
            <w:tcMar>
              <w:left w:w="90" w:type="dxa"/>
              <w:right w:w="90" w:type="dxa"/>
            </w:tcMar>
            <w:vAlign w:val="center"/>
          </w:tcPr>
          <w:p w:rsidR="66F31ED5" w:rsidP="66F31ED5" w:rsidRDefault="66F31ED5" w14:paraId="6C64D1D1" w14:textId="1FB9F83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$106,346</w:t>
            </w:r>
          </w:p>
        </w:tc>
        <w:tc>
          <w:tcPr>
            <w:tcW w:w="2925" w:type="dxa"/>
            <w:tcMar>
              <w:left w:w="90" w:type="dxa"/>
              <w:right w:w="90" w:type="dxa"/>
            </w:tcMar>
            <w:vAlign w:val="center"/>
          </w:tcPr>
          <w:p w:rsidR="66F31ED5" w:rsidP="66F31ED5" w:rsidRDefault="66F31ED5" w14:paraId="66F837BD" w14:textId="135C01C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540A115A" w14:textId="25E5243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5E16A7ED">
        <w:trPr>
          <w:trHeight w:val="285"/>
        </w:trPr>
        <w:tc>
          <w:tcPr>
            <w:tcW w:w="1035" w:type="dxa"/>
            <w:tcBorders>
              <w:left w:val="single" w:sz="6"/>
            </w:tcBorders>
            <w:tcMar>
              <w:left w:w="90" w:type="dxa"/>
              <w:right w:w="90" w:type="dxa"/>
            </w:tcMar>
            <w:vAlign w:val="center"/>
          </w:tcPr>
          <w:p w:rsidR="66F31ED5" w:rsidP="66F31ED5" w:rsidRDefault="66F31ED5" w14:paraId="7FB21D21" w14:textId="502EBC1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137319AD" w14:textId="08DD6F4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57.2%</w:t>
            </w:r>
          </w:p>
        </w:tc>
        <w:tc>
          <w:tcPr>
            <w:tcW w:w="1095" w:type="dxa"/>
            <w:tcMar>
              <w:left w:w="90" w:type="dxa"/>
              <w:right w:w="90" w:type="dxa"/>
            </w:tcMar>
            <w:vAlign w:val="center"/>
          </w:tcPr>
          <w:p w:rsidR="66F31ED5" w:rsidP="66F31ED5" w:rsidRDefault="66F31ED5" w14:paraId="39F0655C" w14:textId="12A4098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171</w:t>
            </w:r>
          </w:p>
        </w:tc>
        <w:tc>
          <w:tcPr>
            <w:tcW w:w="1365" w:type="dxa"/>
            <w:tcMar>
              <w:left w:w="90" w:type="dxa"/>
              <w:right w:w="90" w:type="dxa"/>
            </w:tcMar>
            <w:vAlign w:val="center"/>
          </w:tcPr>
          <w:p w:rsidR="66F31ED5" w:rsidP="66F31ED5" w:rsidRDefault="66F31ED5" w14:paraId="61C1FD71" w14:textId="002508C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$134,079</w:t>
            </w:r>
          </w:p>
        </w:tc>
        <w:tc>
          <w:tcPr>
            <w:tcW w:w="2925" w:type="dxa"/>
            <w:tcMar>
              <w:left w:w="90" w:type="dxa"/>
              <w:right w:w="90" w:type="dxa"/>
            </w:tcMar>
            <w:vAlign w:val="center"/>
          </w:tcPr>
          <w:p w:rsidR="66F31ED5" w:rsidP="66F31ED5" w:rsidRDefault="66F31ED5" w14:paraId="24B97B88" w14:textId="41B28AD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-$27,733 (95% CI -$96,511 to $25,161)</w:t>
            </w:r>
          </w:p>
        </w:tc>
        <w:tc>
          <w:tcPr>
            <w:tcW w:w="1095" w:type="dxa"/>
            <w:tcBorders>
              <w:right w:val="single" w:sz="6"/>
            </w:tcBorders>
            <w:tcMar>
              <w:left w:w="90" w:type="dxa"/>
              <w:right w:w="90" w:type="dxa"/>
            </w:tcMar>
            <w:vAlign w:val="center"/>
          </w:tcPr>
          <w:p w:rsidR="66F31ED5" w:rsidP="66F31ED5" w:rsidRDefault="66F31ED5" w14:paraId="0839D392" w14:textId="4720840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0.292</w:t>
            </w:r>
          </w:p>
        </w:tc>
      </w:tr>
      <w:tr w:rsidR="66F31ED5" w:rsidTr="66F31ED5" w14:paraId="4DCF43D2">
        <w:trPr>
          <w:trHeight w:val="285"/>
        </w:trPr>
        <w:tc>
          <w:tcPr>
            <w:tcW w:w="1035" w:type="dxa"/>
            <w:tcBorders>
              <w:left w:val="single" w:sz="6"/>
            </w:tcBorders>
            <w:tcMar>
              <w:left w:w="90" w:type="dxa"/>
              <w:right w:w="90" w:type="dxa"/>
            </w:tcMar>
            <w:vAlign w:val="center"/>
          </w:tcPr>
          <w:p w:rsidR="66F31ED5" w:rsidP="66F31ED5" w:rsidRDefault="66F31ED5" w14:paraId="49BD5AAF" w14:textId="555ED348">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7EE1F817" w14:textId="28B8552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49.7%</w:t>
            </w:r>
          </w:p>
        </w:tc>
        <w:tc>
          <w:tcPr>
            <w:tcW w:w="1095" w:type="dxa"/>
            <w:tcMar>
              <w:left w:w="90" w:type="dxa"/>
              <w:right w:w="90" w:type="dxa"/>
            </w:tcMar>
            <w:vAlign w:val="center"/>
          </w:tcPr>
          <w:p w:rsidR="66F31ED5" w:rsidP="66F31ED5" w:rsidRDefault="66F31ED5" w14:paraId="5CD71BE1" w14:textId="267FA3F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93</w:t>
            </w:r>
          </w:p>
        </w:tc>
        <w:tc>
          <w:tcPr>
            <w:tcW w:w="1365" w:type="dxa"/>
            <w:tcMar>
              <w:left w:w="90" w:type="dxa"/>
              <w:right w:w="90" w:type="dxa"/>
            </w:tcMar>
            <w:vAlign w:val="center"/>
          </w:tcPr>
          <w:p w:rsidR="66F31ED5" w:rsidP="66F31ED5" w:rsidRDefault="66F31ED5" w14:paraId="3979669A" w14:textId="0D6620D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$188,968</w:t>
            </w:r>
          </w:p>
        </w:tc>
        <w:tc>
          <w:tcPr>
            <w:tcW w:w="2925" w:type="dxa"/>
            <w:tcMar>
              <w:left w:w="90" w:type="dxa"/>
              <w:right w:w="90" w:type="dxa"/>
            </w:tcMar>
            <w:vAlign w:val="center"/>
          </w:tcPr>
          <w:p w:rsidR="66F31ED5" w:rsidP="66F31ED5" w:rsidRDefault="66F31ED5" w14:paraId="33A51241" w14:textId="42C3558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-$82,622 (95% CI -$188,223 to $1,513)</w:t>
            </w:r>
          </w:p>
        </w:tc>
        <w:tc>
          <w:tcPr>
            <w:tcW w:w="1095" w:type="dxa"/>
            <w:tcBorders>
              <w:right w:val="single" w:sz="6"/>
            </w:tcBorders>
            <w:tcMar>
              <w:left w:w="90" w:type="dxa"/>
              <w:right w:w="90" w:type="dxa"/>
            </w:tcMar>
            <w:vAlign w:val="center"/>
          </w:tcPr>
          <w:p w:rsidR="66F31ED5" w:rsidP="66F31ED5" w:rsidRDefault="66F31ED5" w14:paraId="0EAF435F" w14:textId="19932DD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0.038</w:t>
            </w:r>
          </w:p>
        </w:tc>
      </w:tr>
      <w:tr w:rsidR="66F31ED5" w:rsidTr="66F31ED5" w14:paraId="1498A378">
        <w:trPr>
          <w:trHeight w:val="285"/>
        </w:trPr>
        <w:tc>
          <w:tcPr>
            <w:tcW w:w="1035" w:type="dxa"/>
            <w:tcBorders>
              <w:left w:val="single" w:sz="6"/>
            </w:tcBorders>
            <w:tcMar>
              <w:left w:w="90" w:type="dxa"/>
              <w:right w:w="90" w:type="dxa"/>
            </w:tcMar>
            <w:vAlign w:val="center"/>
          </w:tcPr>
          <w:p w:rsidR="66F31ED5" w:rsidP="66F31ED5" w:rsidRDefault="66F31ED5" w14:paraId="5D0F8326" w14:textId="6641C3F7">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3BE17D6C" w14:textId="207E6A4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65.5%</w:t>
            </w:r>
          </w:p>
        </w:tc>
        <w:tc>
          <w:tcPr>
            <w:tcW w:w="1095" w:type="dxa"/>
            <w:tcMar>
              <w:left w:w="90" w:type="dxa"/>
              <w:right w:w="90" w:type="dxa"/>
            </w:tcMar>
            <w:vAlign w:val="center"/>
          </w:tcPr>
          <w:p w:rsidR="66F31ED5" w:rsidP="66F31ED5" w:rsidRDefault="66F31ED5" w14:paraId="1B6E3CFE" w14:textId="5D7DD75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173</w:t>
            </w:r>
          </w:p>
        </w:tc>
        <w:tc>
          <w:tcPr>
            <w:tcW w:w="1365" w:type="dxa"/>
            <w:tcMar>
              <w:left w:w="90" w:type="dxa"/>
              <w:right w:w="90" w:type="dxa"/>
            </w:tcMar>
            <w:vAlign w:val="center"/>
          </w:tcPr>
          <w:p w:rsidR="66F31ED5" w:rsidP="66F31ED5" w:rsidRDefault="66F31ED5" w14:paraId="58E8588E" w14:textId="2CAF660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$140,091</w:t>
            </w:r>
          </w:p>
        </w:tc>
        <w:tc>
          <w:tcPr>
            <w:tcW w:w="2925" w:type="dxa"/>
            <w:tcMar>
              <w:left w:w="90" w:type="dxa"/>
              <w:right w:w="90" w:type="dxa"/>
            </w:tcMar>
            <w:vAlign w:val="center"/>
          </w:tcPr>
          <w:p w:rsidR="66F31ED5" w:rsidP="66F31ED5" w:rsidRDefault="66F31ED5" w14:paraId="07186692" w14:textId="0C5E028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-$33,745 (95% CI -$91,143 to $18,223)</w:t>
            </w:r>
          </w:p>
        </w:tc>
        <w:tc>
          <w:tcPr>
            <w:tcW w:w="1095" w:type="dxa"/>
            <w:tcBorders>
              <w:right w:val="single" w:sz="6"/>
            </w:tcBorders>
            <w:tcMar>
              <w:left w:w="90" w:type="dxa"/>
              <w:right w:w="90" w:type="dxa"/>
            </w:tcMar>
            <w:vAlign w:val="center"/>
          </w:tcPr>
          <w:p w:rsidR="66F31ED5" w:rsidP="66F31ED5" w:rsidRDefault="66F31ED5" w14:paraId="1B834ADD" w14:textId="42BCFBF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0.175</w:t>
            </w:r>
          </w:p>
        </w:tc>
      </w:tr>
      <w:tr w:rsidR="66F31ED5" w:rsidTr="66F31ED5" w14:paraId="3656D41F">
        <w:trPr>
          <w:trHeight w:val="285"/>
        </w:trPr>
        <w:tc>
          <w:tcPr>
            <w:tcW w:w="1035" w:type="dxa"/>
            <w:tcBorders>
              <w:left w:val="single" w:sz="6"/>
              <w:bottom w:val="single" w:sz="6"/>
            </w:tcBorders>
            <w:tcMar>
              <w:left w:w="90" w:type="dxa"/>
              <w:right w:w="90" w:type="dxa"/>
            </w:tcMar>
            <w:vAlign w:val="center"/>
          </w:tcPr>
          <w:p w:rsidR="66F31ED5" w:rsidP="66F31ED5" w:rsidRDefault="66F31ED5" w14:paraId="78EB9D28" w14:textId="3E8B0141">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7D523EA9" w14:textId="48E4E97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59.5%</w:t>
            </w:r>
          </w:p>
        </w:tc>
        <w:tc>
          <w:tcPr>
            <w:tcW w:w="1095" w:type="dxa"/>
            <w:tcBorders>
              <w:bottom w:val="single" w:sz="6"/>
            </w:tcBorders>
            <w:tcMar>
              <w:left w:w="90" w:type="dxa"/>
              <w:right w:w="90" w:type="dxa"/>
            </w:tcMar>
            <w:vAlign w:val="center"/>
          </w:tcPr>
          <w:p w:rsidR="66F31ED5" w:rsidP="66F31ED5" w:rsidRDefault="66F31ED5" w14:paraId="7B58DC29" w14:textId="090788D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298</w:t>
            </w:r>
          </w:p>
        </w:tc>
        <w:tc>
          <w:tcPr>
            <w:tcW w:w="1365" w:type="dxa"/>
            <w:tcBorders>
              <w:bottom w:val="single" w:sz="6"/>
            </w:tcBorders>
            <w:tcMar>
              <w:left w:w="90" w:type="dxa"/>
              <w:right w:w="90" w:type="dxa"/>
            </w:tcMar>
            <w:vAlign w:val="center"/>
          </w:tcPr>
          <w:p w:rsidR="66F31ED5" w:rsidP="66F31ED5" w:rsidRDefault="66F31ED5" w14:paraId="61D6DAFB" w14:textId="1085269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$151,055</w:t>
            </w:r>
          </w:p>
        </w:tc>
        <w:tc>
          <w:tcPr>
            <w:tcW w:w="2925" w:type="dxa"/>
            <w:tcBorders>
              <w:bottom w:val="single" w:sz="6"/>
            </w:tcBorders>
            <w:tcMar>
              <w:left w:w="90" w:type="dxa"/>
              <w:right w:w="90" w:type="dxa"/>
            </w:tcMar>
            <w:vAlign w:val="center"/>
          </w:tcPr>
          <w:p w:rsidR="66F31ED5" w:rsidP="66F31ED5" w:rsidRDefault="66F31ED5" w14:paraId="4BF53FE8" w14:textId="20389CE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-$44,709 (95% CI -$114,440 to $6,707)</w:t>
            </w:r>
          </w:p>
        </w:tc>
        <w:tc>
          <w:tcPr>
            <w:tcW w:w="1095" w:type="dxa"/>
            <w:tcBorders>
              <w:bottom w:val="single" w:sz="6"/>
              <w:right w:val="single" w:sz="6"/>
            </w:tcBorders>
            <w:tcMar>
              <w:left w:w="90" w:type="dxa"/>
              <w:right w:w="90" w:type="dxa"/>
            </w:tcMar>
            <w:vAlign w:val="center"/>
          </w:tcPr>
          <w:p w:rsidR="66F31ED5" w:rsidP="66F31ED5" w:rsidRDefault="66F31ED5" w14:paraId="65685618" w14:textId="6D2FBD7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0.089</w:t>
            </w:r>
          </w:p>
        </w:tc>
      </w:tr>
    </w:tbl>
    <w:p w:rsidR="6A7B4749" w:rsidP="66F31ED5" w:rsidRDefault="6A7B4749" w14:paraId="27AF2D5D" w14:textId="06661681">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A-3: Total Contributions by Region</w:t>
      </w:r>
    </w:p>
    <w:p w:rsidR="6A7B4749" w:rsidP="66F31ED5" w:rsidRDefault="6A7B4749" w14:paraId="4FEDD796" w14:textId="709861D7">
      <w:pPr>
        <w:keepNext w:val="1"/>
        <w:keepLines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1BD78492">
        <w:drawing>
          <wp:inline wp14:editId="29910CC4" wp14:anchorId="681C2503">
            <wp:extent cx="6305550" cy="3486150"/>
            <wp:effectExtent l="0" t="0" r="0" b="0"/>
            <wp:docPr id="1170558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558624" name="Picture 1170558624"/>
                    <pic:cNvPicPr/>
                  </pic:nvPicPr>
                  <pic:blipFill>
                    <a:blip xmlns:r="http://schemas.openxmlformats.org/officeDocument/2006/relationships" r:embed="rId548976935">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6A7B4749" w:rsidP="66F31ED5" w:rsidRDefault="6A7B4749" w14:paraId="4F131F47" w14:textId="604931D7">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A-4: Total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2C4D8368">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5BBC588E" w14:textId="6954F79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5FD34665" w14:textId="5D0680C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2F9F5286" w14:textId="5CC4AD2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4E2910C7" w14:textId="36D796B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211A8E7A" w14:textId="0CD2404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70AE699E" w14:textId="5DCC851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2C00F5C0">
        <w:trPr>
          <w:trHeight w:val="285"/>
        </w:trPr>
        <w:tc>
          <w:tcPr>
            <w:tcW w:w="1035" w:type="dxa"/>
            <w:tcBorders>
              <w:left w:val="single" w:sz="6"/>
            </w:tcBorders>
            <w:tcMar>
              <w:left w:w="90" w:type="dxa"/>
              <w:right w:w="90" w:type="dxa"/>
            </w:tcMar>
            <w:vAlign w:val="center"/>
          </w:tcPr>
          <w:p w:rsidR="66F31ED5" w:rsidP="66F31ED5" w:rsidRDefault="66F31ED5" w14:paraId="4C24E712" w14:textId="31A9D5E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2F5CC5F1" w14:textId="197651B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83.6%</w:t>
            </w:r>
          </w:p>
        </w:tc>
        <w:tc>
          <w:tcPr>
            <w:tcW w:w="1095" w:type="dxa"/>
            <w:tcMar>
              <w:left w:w="90" w:type="dxa"/>
              <w:right w:w="90" w:type="dxa"/>
            </w:tcMar>
            <w:vAlign w:val="center"/>
          </w:tcPr>
          <w:p w:rsidR="66F31ED5" w:rsidP="66F31ED5" w:rsidRDefault="66F31ED5" w14:paraId="0B4E4832" w14:textId="2224356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353</w:t>
            </w:r>
          </w:p>
        </w:tc>
        <w:tc>
          <w:tcPr>
            <w:tcW w:w="1365" w:type="dxa"/>
            <w:tcMar>
              <w:left w:w="90" w:type="dxa"/>
              <w:right w:w="90" w:type="dxa"/>
            </w:tcMar>
            <w:vAlign w:val="center"/>
          </w:tcPr>
          <w:p w:rsidR="66F31ED5" w:rsidP="66F31ED5" w:rsidRDefault="66F31ED5" w14:paraId="1AFE51BA" w14:textId="77ABC40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$110,308</w:t>
            </w:r>
          </w:p>
        </w:tc>
        <w:tc>
          <w:tcPr>
            <w:tcW w:w="2925" w:type="dxa"/>
            <w:tcMar>
              <w:left w:w="90" w:type="dxa"/>
              <w:right w:w="90" w:type="dxa"/>
            </w:tcMar>
            <w:vAlign w:val="center"/>
          </w:tcPr>
          <w:p w:rsidR="66F31ED5" w:rsidP="66F31ED5" w:rsidRDefault="66F31ED5" w14:paraId="175AC01A" w14:textId="2E0A142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487F5C65" w14:textId="03C2B93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592C6BBD">
        <w:trPr>
          <w:trHeight w:val="285"/>
        </w:trPr>
        <w:tc>
          <w:tcPr>
            <w:tcW w:w="1035" w:type="dxa"/>
            <w:tcBorders>
              <w:left w:val="single" w:sz="6"/>
            </w:tcBorders>
            <w:tcMar>
              <w:left w:w="90" w:type="dxa"/>
              <w:right w:w="90" w:type="dxa"/>
            </w:tcMar>
            <w:vAlign w:val="center"/>
          </w:tcPr>
          <w:p w:rsidR="66F31ED5" w:rsidP="66F31ED5" w:rsidRDefault="66F31ED5" w14:paraId="0927F706" w14:textId="55FFD11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14AD8C36" w14:textId="303B0C7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78.0%</w:t>
            </w:r>
          </w:p>
        </w:tc>
        <w:tc>
          <w:tcPr>
            <w:tcW w:w="1095" w:type="dxa"/>
            <w:tcMar>
              <w:left w:w="90" w:type="dxa"/>
              <w:right w:w="90" w:type="dxa"/>
            </w:tcMar>
            <w:vAlign w:val="center"/>
          </w:tcPr>
          <w:p w:rsidR="66F31ED5" w:rsidP="66F31ED5" w:rsidRDefault="66F31ED5" w14:paraId="6DF07AB0" w14:textId="2869C6B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259</w:t>
            </w:r>
          </w:p>
        </w:tc>
        <w:tc>
          <w:tcPr>
            <w:tcW w:w="1365" w:type="dxa"/>
            <w:tcMar>
              <w:left w:w="90" w:type="dxa"/>
              <w:right w:w="90" w:type="dxa"/>
            </w:tcMar>
            <w:vAlign w:val="center"/>
          </w:tcPr>
          <w:p w:rsidR="66F31ED5" w:rsidP="66F31ED5" w:rsidRDefault="66F31ED5" w14:paraId="1966F8A8" w14:textId="7B56EBF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$143,479</w:t>
            </w:r>
          </w:p>
        </w:tc>
        <w:tc>
          <w:tcPr>
            <w:tcW w:w="2925" w:type="dxa"/>
            <w:tcMar>
              <w:left w:w="90" w:type="dxa"/>
              <w:right w:w="90" w:type="dxa"/>
            </w:tcMar>
            <w:vAlign w:val="center"/>
          </w:tcPr>
          <w:p w:rsidR="66F31ED5" w:rsidP="66F31ED5" w:rsidRDefault="66F31ED5" w14:paraId="0B436654" w14:textId="6DE73F0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-$33,171 (95% CI -$85,280 to $16,324)</w:t>
            </w:r>
          </w:p>
        </w:tc>
        <w:tc>
          <w:tcPr>
            <w:tcW w:w="1095" w:type="dxa"/>
            <w:tcBorders>
              <w:right w:val="single" w:sz="6"/>
            </w:tcBorders>
            <w:tcMar>
              <w:left w:w="90" w:type="dxa"/>
              <w:right w:w="90" w:type="dxa"/>
            </w:tcMar>
            <w:vAlign w:val="center"/>
          </w:tcPr>
          <w:p w:rsidR="66F31ED5" w:rsidP="66F31ED5" w:rsidRDefault="66F31ED5" w14:paraId="714A2EA6" w14:textId="39F8628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0.161</w:t>
            </w:r>
          </w:p>
        </w:tc>
      </w:tr>
      <w:tr w:rsidR="66F31ED5" w:rsidTr="66F31ED5" w14:paraId="387774F6">
        <w:trPr>
          <w:trHeight w:val="285"/>
        </w:trPr>
        <w:tc>
          <w:tcPr>
            <w:tcW w:w="1035" w:type="dxa"/>
            <w:tcBorders>
              <w:left w:val="single" w:sz="6"/>
            </w:tcBorders>
            <w:tcMar>
              <w:left w:w="90" w:type="dxa"/>
              <w:right w:w="90" w:type="dxa"/>
            </w:tcMar>
            <w:vAlign w:val="center"/>
          </w:tcPr>
          <w:p w:rsidR="66F31ED5" w:rsidP="66F31ED5" w:rsidRDefault="66F31ED5" w14:paraId="6F2E571A" w14:textId="2F5184F8">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33F7515B" w14:textId="20BABC5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83.8%</w:t>
            </w:r>
          </w:p>
        </w:tc>
        <w:tc>
          <w:tcPr>
            <w:tcW w:w="1095" w:type="dxa"/>
            <w:tcMar>
              <w:left w:w="90" w:type="dxa"/>
              <w:right w:w="90" w:type="dxa"/>
            </w:tcMar>
            <w:vAlign w:val="center"/>
          </w:tcPr>
          <w:p w:rsidR="66F31ED5" w:rsidP="66F31ED5" w:rsidRDefault="66F31ED5" w14:paraId="0F269C95" w14:textId="0ACD7DC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165</w:t>
            </w:r>
          </w:p>
        </w:tc>
        <w:tc>
          <w:tcPr>
            <w:tcW w:w="1365" w:type="dxa"/>
            <w:tcMar>
              <w:left w:w="90" w:type="dxa"/>
              <w:right w:w="90" w:type="dxa"/>
            </w:tcMar>
            <w:vAlign w:val="center"/>
          </w:tcPr>
          <w:p w:rsidR="66F31ED5" w:rsidP="66F31ED5" w:rsidRDefault="66F31ED5" w14:paraId="4649E7E1" w14:textId="064F711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$141,210</w:t>
            </w:r>
          </w:p>
        </w:tc>
        <w:tc>
          <w:tcPr>
            <w:tcW w:w="2925" w:type="dxa"/>
            <w:tcMar>
              <w:left w:w="90" w:type="dxa"/>
              <w:right w:w="90" w:type="dxa"/>
            </w:tcMar>
            <w:vAlign w:val="center"/>
          </w:tcPr>
          <w:p w:rsidR="66F31ED5" w:rsidP="66F31ED5" w:rsidRDefault="66F31ED5" w14:paraId="1D25DA6C" w14:textId="7EA8053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-$30,902 (95% CI -$95,512 to $14,239)</w:t>
            </w:r>
          </w:p>
        </w:tc>
        <w:tc>
          <w:tcPr>
            <w:tcW w:w="1095" w:type="dxa"/>
            <w:tcBorders>
              <w:right w:val="single" w:sz="6"/>
            </w:tcBorders>
            <w:tcMar>
              <w:left w:w="90" w:type="dxa"/>
              <w:right w:w="90" w:type="dxa"/>
            </w:tcMar>
            <w:vAlign w:val="center"/>
          </w:tcPr>
          <w:p w:rsidR="66F31ED5" w:rsidP="66F31ED5" w:rsidRDefault="66F31ED5" w14:paraId="31E6E627" w14:textId="7B961DB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0.224</w:t>
            </w:r>
          </w:p>
        </w:tc>
      </w:tr>
      <w:tr w:rsidR="66F31ED5" w:rsidTr="66F31ED5" w14:paraId="7B5D3EC9">
        <w:trPr>
          <w:trHeight w:val="285"/>
        </w:trPr>
        <w:tc>
          <w:tcPr>
            <w:tcW w:w="1035" w:type="dxa"/>
            <w:tcBorders>
              <w:left w:val="single" w:sz="6"/>
            </w:tcBorders>
            <w:tcMar>
              <w:left w:w="90" w:type="dxa"/>
              <w:right w:w="90" w:type="dxa"/>
            </w:tcMar>
            <w:vAlign w:val="center"/>
          </w:tcPr>
          <w:p w:rsidR="66F31ED5" w:rsidP="66F31ED5" w:rsidRDefault="66F31ED5" w14:paraId="636CE347" w14:textId="1188911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36854B63" w14:textId="3415409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82.7%</w:t>
            </w:r>
          </w:p>
        </w:tc>
        <w:tc>
          <w:tcPr>
            <w:tcW w:w="1095" w:type="dxa"/>
            <w:tcMar>
              <w:left w:w="90" w:type="dxa"/>
              <w:right w:w="90" w:type="dxa"/>
            </w:tcMar>
            <w:vAlign w:val="center"/>
          </w:tcPr>
          <w:p w:rsidR="66F31ED5" w:rsidP="66F31ED5" w:rsidRDefault="66F31ED5" w14:paraId="14A08D60" w14:textId="5491E3F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234</w:t>
            </w:r>
          </w:p>
        </w:tc>
        <w:tc>
          <w:tcPr>
            <w:tcW w:w="1365" w:type="dxa"/>
            <w:tcMar>
              <w:left w:w="90" w:type="dxa"/>
              <w:right w:w="90" w:type="dxa"/>
            </w:tcMar>
            <w:vAlign w:val="center"/>
          </w:tcPr>
          <w:p w:rsidR="66F31ED5" w:rsidP="66F31ED5" w:rsidRDefault="66F31ED5" w14:paraId="7BBFE264" w14:textId="27B95C6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$129,864</w:t>
            </w:r>
          </w:p>
        </w:tc>
        <w:tc>
          <w:tcPr>
            <w:tcW w:w="2925" w:type="dxa"/>
            <w:tcMar>
              <w:left w:w="90" w:type="dxa"/>
              <w:right w:w="90" w:type="dxa"/>
            </w:tcMar>
            <w:vAlign w:val="center"/>
          </w:tcPr>
          <w:p w:rsidR="66F31ED5" w:rsidP="66F31ED5" w:rsidRDefault="66F31ED5" w14:paraId="5F5EAF30" w14:textId="7644641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-$19,556 (95% CI -$95,775 to $26,776)</w:t>
            </w:r>
          </w:p>
        </w:tc>
        <w:tc>
          <w:tcPr>
            <w:tcW w:w="1095" w:type="dxa"/>
            <w:tcBorders>
              <w:right w:val="single" w:sz="6"/>
            </w:tcBorders>
            <w:tcMar>
              <w:left w:w="90" w:type="dxa"/>
              <w:right w:w="90" w:type="dxa"/>
            </w:tcMar>
            <w:vAlign w:val="center"/>
          </w:tcPr>
          <w:p w:rsidR="66F31ED5" w:rsidP="66F31ED5" w:rsidRDefault="66F31ED5" w14:paraId="14EA7E80" w14:textId="4DB51DE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0.309</w:t>
            </w:r>
          </w:p>
        </w:tc>
      </w:tr>
      <w:tr w:rsidR="66F31ED5" w:rsidTr="66F31ED5" w14:paraId="43140701">
        <w:trPr>
          <w:trHeight w:val="285"/>
        </w:trPr>
        <w:tc>
          <w:tcPr>
            <w:tcW w:w="1035" w:type="dxa"/>
            <w:tcBorders>
              <w:left w:val="single" w:sz="6"/>
              <w:bottom w:val="single" w:sz="6"/>
            </w:tcBorders>
            <w:tcMar>
              <w:left w:w="90" w:type="dxa"/>
              <w:right w:w="90" w:type="dxa"/>
            </w:tcMar>
            <w:vAlign w:val="center"/>
          </w:tcPr>
          <w:p w:rsidR="66F31ED5" w:rsidP="66F31ED5" w:rsidRDefault="66F31ED5" w14:paraId="2848AC01" w14:textId="5C6105A9">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7A663F2B" w14:textId="5070159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72.7%</w:t>
            </w:r>
          </w:p>
        </w:tc>
        <w:tc>
          <w:tcPr>
            <w:tcW w:w="1095" w:type="dxa"/>
            <w:tcBorders>
              <w:bottom w:val="single" w:sz="6"/>
            </w:tcBorders>
            <w:tcMar>
              <w:left w:w="90" w:type="dxa"/>
              <w:right w:w="90" w:type="dxa"/>
            </w:tcMar>
            <w:vAlign w:val="center"/>
          </w:tcPr>
          <w:p w:rsidR="66F31ED5" w:rsidP="66F31ED5" w:rsidRDefault="66F31ED5" w14:paraId="20C4CF0F" w14:textId="76A437C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411</w:t>
            </w:r>
          </w:p>
        </w:tc>
        <w:tc>
          <w:tcPr>
            <w:tcW w:w="1365" w:type="dxa"/>
            <w:tcBorders>
              <w:bottom w:val="single" w:sz="6"/>
            </w:tcBorders>
            <w:tcMar>
              <w:left w:w="90" w:type="dxa"/>
              <w:right w:w="90" w:type="dxa"/>
            </w:tcMar>
            <w:vAlign w:val="center"/>
          </w:tcPr>
          <w:p w:rsidR="66F31ED5" w:rsidP="66F31ED5" w:rsidRDefault="66F31ED5" w14:paraId="63FAC6DE" w14:textId="502C29E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$100,000</w:t>
            </w:r>
          </w:p>
        </w:tc>
        <w:tc>
          <w:tcPr>
            <w:tcW w:w="2925" w:type="dxa"/>
            <w:tcBorders>
              <w:bottom w:val="single" w:sz="6"/>
            </w:tcBorders>
            <w:tcMar>
              <w:left w:w="90" w:type="dxa"/>
              <w:right w:w="90" w:type="dxa"/>
            </w:tcMar>
            <w:vAlign w:val="center"/>
          </w:tcPr>
          <w:p w:rsidR="66F31ED5" w:rsidP="66F31ED5" w:rsidRDefault="66F31ED5" w14:paraId="21FECFA1" w14:textId="3589067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$10,308 (95% CI -$20,952 to $41,476)</w:t>
            </w:r>
          </w:p>
        </w:tc>
        <w:tc>
          <w:tcPr>
            <w:tcW w:w="1095" w:type="dxa"/>
            <w:tcBorders>
              <w:bottom w:val="single" w:sz="6"/>
              <w:right w:val="single" w:sz="6"/>
            </w:tcBorders>
            <w:tcMar>
              <w:left w:w="90" w:type="dxa"/>
              <w:right w:w="90" w:type="dxa"/>
            </w:tcMar>
            <w:vAlign w:val="center"/>
          </w:tcPr>
          <w:p w:rsidR="66F31ED5" w:rsidP="66F31ED5" w:rsidRDefault="66F31ED5" w14:paraId="35C068B1" w14:textId="38F58F6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0.448</w:t>
            </w:r>
          </w:p>
        </w:tc>
      </w:tr>
    </w:tbl>
    <w:p w:rsidR="6A7B4749" w:rsidP="66F31ED5" w:rsidRDefault="6A7B4749" w14:paraId="785589A1" w14:textId="6FA1CF32">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A-4: Government Grants Received by Region</w:t>
      </w:r>
    </w:p>
    <w:p w:rsidR="6A7B4749" w:rsidP="66F31ED5" w:rsidRDefault="6A7B4749" w14:paraId="67E6240A" w14:textId="7796C856">
      <w:pPr>
        <w:keepNext w:val="1"/>
        <w:keepLines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1BD78492">
        <w:drawing>
          <wp:inline wp14:editId="6E5A7058" wp14:anchorId="5B53FA32">
            <wp:extent cx="6305550" cy="3486150"/>
            <wp:effectExtent l="0" t="0" r="0" b="0"/>
            <wp:docPr id="214567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675624" name="Picture 2145675624"/>
                    <pic:cNvPicPr/>
                  </pic:nvPicPr>
                  <pic:blipFill>
                    <a:blip xmlns:r="http://schemas.openxmlformats.org/officeDocument/2006/relationships" r:embed="rId299875883">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6A7B4749" w:rsidP="66F31ED5" w:rsidRDefault="6A7B4749" w14:paraId="5C35655D" w14:textId="7C8E1B23">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A-5: Government Grants Received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45D522F2">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5E08ACDA" w14:textId="6A59A6E2">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49519666" w14:textId="1BC0CC9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5699A3AE" w14:textId="6EFEE0E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39EEA012" w14:textId="15DCE5A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2C772FC9" w14:textId="1092574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753DF042" w14:textId="2981B44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0358FA16">
        <w:trPr>
          <w:trHeight w:val="285"/>
        </w:trPr>
        <w:tc>
          <w:tcPr>
            <w:tcW w:w="1035" w:type="dxa"/>
            <w:tcBorders>
              <w:left w:val="single" w:sz="6"/>
            </w:tcBorders>
            <w:tcMar>
              <w:left w:w="90" w:type="dxa"/>
              <w:right w:w="90" w:type="dxa"/>
            </w:tcMar>
            <w:vAlign w:val="center"/>
          </w:tcPr>
          <w:p w:rsidR="66F31ED5" w:rsidP="66F31ED5" w:rsidRDefault="66F31ED5" w14:paraId="11EEC855" w14:textId="6181A13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769E97A9" w14:textId="5931587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44.1%</w:t>
            </w:r>
          </w:p>
        </w:tc>
        <w:tc>
          <w:tcPr>
            <w:tcW w:w="1095" w:type="dxa"/>
            <w:tcMar>
              <w:left w:w="90" w:type="dxa"/>
              <w:right w:w="90" w:type="dxa"/>
            </w:tcMar>
            <w:vAlign w:val="center"/>
          </w:tcPr>
          <w:p w:rsidR="66F31ED5" w:rsidP="66F31ED5" w:rsidRDefault="66F31ED5" w14:paraId="22B54844" w14:textId="0B4E27F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113</w:t>
            </w:r>
          </w:p>
        </w:tc>
        <w:tc>
          <w:tcPr>
            <w:tcW w:w="1365" w:type="dxa"/>
            <w:tcMar>
              <w:left w:w="90" w:type="dxa"/>
              <w:right w:w="90" w:type="dxa"/>
            </w:tcMar>
            <w:vAlign w:val="center"/>
          </w:tcPr>
          <w:p w:rsidR="66F31ED5" w:rsidP="66F31ED5" w:rsidRDefault="66F31ED5" w14:paraId="25F4748E" w14:textId="7F00A73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$163,367</w:t>
            </w:r>
          </w:p>
        </w:tc>
        <w:tc>
          <w:tcPr>
            <w:tcW w:w="2925" w:type="dxa"/>
            <w:tcMar>
              <w:left w:w="90" w:type="dxa"/>
              <w:right w:w="90" w:type="dxa"/>
            </w:tcMar>
            <w:vAlign w:val="center"/>
          </w:tcPr>
          <w:p w:rsidR="66F31ED5" w:rsidP="66F31ED5" w:rsidRDefault="66F31ED5" w14:paraId="31709A46" w14:textId="1686E35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1400A651" w14:textId="7E31298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03EFA993">
        <w:trPr>
          <w:trHeight w:val="285"/>
        </w:trPr>
        <w:tc>
          <w:tcPr>
            <w:tcW w:w="1035" w:type="dxa"/>
            <w:tcBorders>
              <w:left w:val="single" w:sz="6"/>
            </w:tcBorders>
            <w:tcMar>
              <w:left w:w="90" w:type="dxa"/>
              <w:right w:w="90" w:type="dxa"/>
            </w:tcMar>
            <w:vAlign w:val="center"/>
          </w:tcPr>
          <w:p w:rsidR="66F31ED5" w:rsidP="66F31ED5" w:rsidRDefault="66F31ED5" w14:paraId="0B1D0821" w14:textId="02C5EE3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35F32C9D" w14:textId="7276BC3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33.7%</w:t>
            </w:r>
          </w:p>
        </w:tc>
        <w:tc>
          <w:tcPr>
            <w:tcW w:w="1095" w:type="dxa"/>
            <w:tcMar>
              <w:left w:w="90" w:type="dxa"/>
              <w:right w:w="90" w:type="dxa"/>
            </w:tcMar>
            <w:vAlign w:val="center"/>
          </w:tcPr>
          <w:p w:rsidR="66F31ED5" w:rsidP="66F31ED5" w:rsidRDefault="66F31ED5" w14:paraId="01623CC8" w14:textId="441AA29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69</w:t>
            </w:r>
          </w:p>
        </w:tc>
        <w:tc>
          <w:tcPr>
            <w:tcW w:w="1365" w:type="dxa"/>
            <w:tcMar>
              <w:left w:w="90" w:type="dxa"/>
              <w:right w:w="90" w:type="dxa"/>
            </w:tcMar>
            <w:vAlign w:val="center"/>
          </w:tcPr>
          <w:p w:rsidR="66F31ED5" w:rsidP="66F31ED5" w:rsidRDefault="66F31ED5" w14:paraId="02A89570" w14:textId="5BD22D9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$274,793</w:t>
            </w:r>
          </w:p>
        </w:tc>
        <w:tc>
          <w:tcPr>
            <w:tcW w:w="2925" w:type="dxa"/>
            <w:tcMar>
              <w:left w:w="90" w:type="dxa"/>
              <w:right w:w="90" w:type="dxa"/>
            </w:tcMar>
            <w:vAlign w:val="center"/>
          </w:tcPr>
          <w:p w:rsidR="66F31ED5" w:rsidP="66F31ED5" w:rsidRDefault="66F31ED5" w14:paraId="4A13814B" w14:textId="2AEABA2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-$111,426 (95% CI -$345,341 to $7,163)</w:t>
            </w:r>
          </w:p>
        </w:tc>
        <w:tc>
          <w:tcPr>
            <w:tcW w:w="1095" w:type="dxa"/>
            <w:tcBorders>
              <w:right w:val="single" w:sz="6"/>
            </w:tcBorders>
            <w:tcMar>
              <w:left w:w="90" w:type="dxa"/>
              <w:right w:w="90" w:type="dxa"/>
            </w:tcMar>
            <w:vAlign w:val="center"/>
          </w:tcPr>
          <w:p w:rsidR="66F31ED5" w:rsidP="66F31ED5" w:rsidRDefault="66F31ED5" w14:paraId="6A58E4CF" w14:textId="02902E6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0.043</w:t>
            </w:r>
          </w:p>
        </w:tc>
      </w:tr>
      <w:tr w:rsidR="66F31ED5" w:rsidTr="66F31ED5" w14:paraId="75083126">
        <w:trPr>
          <w:trHeight w:val="285"/>
        </w:trPr>
        <w:tc>
          <w:tcPr>
            <w:tcW w:w="1035" w:type="dxa"/>
            <w:tcBorders>
              <w:left w:val="single" w:sz="6"/>
            </w:tcBorders>
            <w:tcMar>
              <w:left w:w="90" w:type="dxa"/>
              <w:right w:w="90" w:type="dxa"/>
            </w:tcMar>
            <w:vAlign w:val="center"/>
          </w:tcPr>
          <w:p w:rsidR="66F31ED5" w:rsidP="66F31ED5" w:rsidRDefault="66F31ED5" w14:paraId="565755A7" w14:textId="6D1D9AD8">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575E9569" w14:textId="050C60A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40.5%</w:t>
            </w:r>
          </w:p>
        </w:tc>
        <w:tc>
          <w:tcPr>
            <w:tcW w:w="1095" w:type="dxa"/>
            <w:tcMar>
              <w:left w:w="90" w:type="dxa"/>
              <w:right w:w="90" w:type="dxa"/>
            </w:tcMar>
            <w:vAlign w:val="center"/>
          </w:tcPr>
          <w:p w:rsidR="66F31ED5" w:rsidP="66F31ED5" w:rsidRDefault="66F31ED5" w14:paraId="6E45F261" w14:textId="57FDF9A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49</w:t>
            </w:r>
          </w:p>
        </w:tc>
        <w:tc>
          <w:tcPr>
            <w:tcW w:w="1365" w:type="dxa"/>
            <w:tcMar>
              <w:left w:w="90" w:type="dxa"/>
              <w:right w:w="90" w:type="dxa"/>
            </w:tcMar>
            <w:vAlign w:val="center"/>
          </w:tcPr>
          <w:p w:rsidR="66F31ED5" w:rsidP="66F31ED5" w:rsidRDefault="66F31ED5" w14:paraId="64D673F3" w14:textId="5F4B1FF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$468,152</w:t>
            </w:r>
          </w:p>
        </w:tc>
        <w:tc>
          <w:tcPr>
            <w:tcW w:w="2925" w:type="dxa"/>
            <w:tcMar>
              <w:left w:w="90" w:type="dxa"/>
              <w:right w:w="90" w:type="dxa"/>
            </w:tcMar>
            <w:vAlign w:val="center"/>
          </w:tcPr>
          <w:p w:rsidR="66F31ED5" w:rsidP="66F31ED5" w:rsidRDefault="66F31ED5" w14:paraId="5814629F" w14:textId="5AEB1C6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-$304,785 (95% CI -$817,302 to -$131,168)</w:t>
            </w:r>
          </w:p>
        </w:tc>
        <w:tc>
          <w:tcPr>
            <w:tcW w:w="1095" w:type="dxa"/>
            <w:tcBorders>
              <w:right w:val="single" w:sz="6"/>
            </w:tcBorders>
            <w:tcMar>
              <w:left w:w="90" w:type="dxa"/>
              <w:right w:w="90" w:type="dxa"/>
            </w:tcMar>
            <w:vAlign w:val="center"/>
          </w:tcPr>
          <w:p w:rsidR="66F31ED5" w:rsidP="66F31ED5" w:rsidRDefault="66F31ED5" w14:paraId="007724C7" w14:textId="4E0C510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0.003</w:t>
            </w:r>
          </w:p>
        </w:tc>
      </w:tr>
      <w:tr w:rsidR="66F31ED5" w:rsidTr="66F31ED5" w14:paraId="77137603">
        <w:trPr>
          <w:trHeight w:val="285"/>
        </w:trPr>
        <w:tc>
          <w:tcPr>
            <w:tcW w:w="1035" w:type="dxa"/>
            <w:tcBorders>
              <w:left w:val="single" w:sz="6"/>
            </w:tcBorders>
            <w:tcMar>
              <w:left w:w="90" w:type="dxa"/>
              <w:right w:w="90" w:type="dxa"/>
            </w:tcMar>
            <w:vAlign w:val="center"/>
          </w:tcPr>
          <w:p w:rsidR="66F31ED5" w:rsidP="66F31ED5" w:rsidRDefault="66F31ED5" w14:paraId="21D93372" w14:textId="330431C4">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1136EC7E" w14:textId="45B3A3B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42.9%</w:t>
            </w:r>
          </w:p>
        </w:tc>
        <w:tc>
          <w:tcPr>
            <w:tcW w:w="1095" w:type="dxa"/>
            <w:tcMar>
              <w:left w:w="90" w:type="dxa"/>
              <w:right w:w="90" w:type="dxa"/>
            </w:tcMar>
            <w:vAlign w:val="center"/>
          </w:tcPr>
          <w:p w:rsidR="66F31ED5" w:rsidP="66F31ED5" w:rsidRDefault="66F31ED5" w14:paraId="2393E181" w14:textId="6756ACE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76</w:t>
            </w:r>
          </w:p>
        </w:tc>
        <w:tc>
          <w:tcPr>
            <w:tcW w:w="1365" w:type="dxa"/>
            <w:tcMar>
              <w:left w:w="90" w:type="dxa"/>
              <w:right w:w="90" w:type="dxa"/>
            </w:tcMar>
            <w:vAlign w:val="center"/>
          </w:tcPr>
          <w:p w:rsidR="66F31ED5" w:rsidP="66F31ED5" w:rsidRDefault="66F31ED5" w14:paraId="4A1DF3AD" w14:textId="1E72289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$216,446</w:t>
            </w:r>
          </w:p>
        </w:tc>
        <w:tc>
          <w:tcPr>
            <w:tcW w:w="2925" w:type="dxa"/>
            <w:tcMar>
              <w:left w:w="90" w:type="dxa"/>
              <w:right w:w="90" w:type="dxa"/>
            </w:tcMar>
            <w:vAlign w:val="center"/>
          </w:tcPr>
          <w:p w:rsidR="66F31ED5" w:rsidP="66F31ED5" w:rsidRDefault="66F31ED5" w14:paraId="424E4B6B" w14:textId="1EB5EA8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-$53,078 (95% CI -$292,032 to $26,850)</w:t>
            </w:r>
          </w:p>
        </w:tc>
        <w:tc>
          <w:tcPr>
            <w:tcW w:w="1095" w:type="dxa"/>
            <w:tcBorders>
              <w:right w:val="single" w:sz="6"/>
            </w:tcBorders>
            <w:tcMar>
              <w:left w:w="90" w:type="dxa"/>
              <w:right w:w="90" w:type="dxa"/>
            </w:tcMar>
            <w:vAlign w:val="center"/>
          </w:tcPr>
          <w:p w:rsidR="66F31ED5" w:rsidP="66F31ED5" w:rsidRDefault="66F31ED5" w14:paraId="74D1ADE1" w14:textId="4B0587D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0.197</w:t>
            </w:r>
          </w:p>
        </w:tc>
      </w:tr>
      <w:tr w:rsidR="66F31ED5" w:rsidTr="66F31ED5" w14:paraId="28D8694E">
        <w:trPr>
          <w:trHeight w:val="285"/>
        </w:trPr>
        <w:tc>
          <w:tcPr>
            <w:tcW w:w="1035" w:type="dxa"/>
            <w:tcBorders>
              <w:left w:val="single" w:sz="6"/>
              <w:bottom w:val="single" w:sz="6"/>
            </w:tcBorders>
            <w:tcMar>
              <w:left w:w="90" w:type="dxa"/>
              <w:right w:w="90" w:type="dxa"/>
            </w:tcMar>
            <w:vAlign w:val="center"/>
          </w:tcPr>
          <w:p w:rsidR="66F31ED5" w:rsidP="66F31ED5" w:rsidRDefault="66F31ED5" w14:paraId="0F443ADB" w14:textId="7BE4633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084E2792" w14:textId="1148313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31.9%</w:t>
            </w:r>
          </w:p>
        </w:tc>
        <w:tc>
          <w:tcPr>
            <w:tcW w:w="1095" w:type="dxa"/>
            <w:tcBorders>
              <w:bottom w:val="single" w:sz="6"/>
            </w:tcBorders>
            <w:tcMar>
              <w:left w:w="90" w:type="dxa"/>
              <w:right w:w="90" w:type="dxa"/>
            </w:tcMar>
            <w:vAlign w:val="center"/>
          </w:tcPr>
          <w:p w:rsidR="66F31ED5" w:rsidP="66F31ED5" w:rsidRDefault="66F31ED5" w14:paraId="6E193A07" w14:textId="795D8E6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104</w:t>
            </w:r>
          </w:p>
        </w:tc>
        <w:tc>
          <w:tcPr>
            <w:tcW w:w="1365" w:type="dxa"/>
            <w:tcBorders>
              <w:bottom w:val="single" w:sz="6"/>
            </w:tcBorders>
            <w:tcMar>
              <w:left w:w="90" w:type="dxa"/>
              <w:right w:w="90" w:type="dxa"/>
            </w:tcMar>
            <w:vAlign w:val="center"/>
          </w:tcPr>
          <w:p w:rsidR="66F31ED5" w:rsidP="66F31ED5" w:rsidRDefault="66F31ED5" w14:paraId="11A65BEA" w14:textId="06C74E6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$204,951</w:t>
            </w:r>
          </w:p>
        </w:tc>
        <w:tc>
          <w:tcPr>
            <w:tcW w:w="2925" w:type="dxa"/>
            <w:tcBorders>
              <w:bottom w:val="single" w:sz="6"/>
            </w:tcBorders>
            <w:tcMar>
              <w:left w:w="90" w:type="dxa"/>
              <w:right w:w="90" w:type="dxa"/>
            </w:tcMar>
            <w:vAlign w:val="center"/>
          </w:tcPr>
          <w:p w:rsidR="66F31ED5" w:rsidP="66F31ED5" w:rsidRDefault="66F31ED5" w14:paraId="3EFF113E" w14:textId="6351021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-$41,584 (95% CI -$156,414 to $89,266)</w:t>
            </w:r>
          </w:p>
        </w:tc>
        <w:tc>
          <w:tcPr>
            <w:tcW w:w="1095" w:type="dxa"/>
            <w:tcBorders>
              <w:bottom w:val="single" w:sz="6"/>
              <w:right w:val="single" w:sz="6"/>
            </w:tcBorders>
            <w:tcMar>
              <w:left w:w="90" w:type="dxa"/>
              <w:right w:w="90" w:type="dxa"/>
            </w:tcMar>
            <w:vAlign w:val="center"/>
          </w:tcPr>
          <w:p w:rsidR="66F31ED5" w:rsidP="66F31ED5" w:rsidRDefault="66F31ED5" w14:paraId="585EEE0A" w14:textId="0EC45AB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0.507</w:t>
            </w:r>
          </w:p>
        </w:tc>
      </w:tr>
    </w:tbl>
    <w:p w:rsidR="6A7B4749" w:rsidP="66F31ED5" w:rsidRDefault="6A7B4749" w14:paraId="64C07CB4" w14:textId="192085F6">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A-5: Federated Campaign Contributions by Region</w:t>
      </w:r>
    </w:p>
    <w:p w:rsidR="6A7B4749" w:rsidP="66F31ED5" w:rsidRDefault="6A7B4749" w14:paraId="639633C1" w14:textId="1A96F3FA">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1BD78492">
        <w:drawing>
          <wp:inline wp14:editId="451A2A71" wp14:anchorId="0B8FF857">
            <wp:extent cx="5295900" cy="2924175"/>
            <wp:effectExtent l="0" t="0" r="0" b="0"/>
            <wp:docPr id="1557511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511870" name="Picture 1557511870"/>
                    <pic:cNvPicPr/>
                  </pic:nvPicPr>
                  <pic:blipFill>
                    <a:blip xmlns:r="http://schemas.openxmlformats.org/officeDocument/2006/relationships" r:embed="rId526139758">
                      <a:extLst>
                        <a:ext uri="{28A0092B-C50C-407E-A947-70E740481C1C}">
                          <a14:useLocalDpi xmlns:a14="http://schemas.microsoft.com/office/drawing/2010/main"/>
                        </a:ext>
                      </a:extLst>
                    </a:blip>
                    <a:stretch>
                      <a:fillRect/>
                    </a:stretch>
                  </pic:blipFill>
                  <pic:spPr>
                    <a:xfrm>
                      <a:off x="0" y="0"/>
                      <a:ext cx="5295900" cy="2924175"/>
                    </a:xfrm>
                    <a:prstGeom prst="rect">
                      <a:avLst/>
                    </a:prstGeom>
                  </pic:spPr>
                </pic:pic>
              </a:graphicData>
            </a:graphic>
          </wp:inline>
        </w:drawing>
      </w:r>
    </w:p>
    <w:p w:rsidR="6A7B4749" w:rsidP="66F31ED5" w:rsidRDefault="6A7B4749" w14:paraId="390FEC6F" w14:textId="0B063928">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A-6: Federated Campaign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01D8C6D9">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0CCA2A55" w14:textId="74093F4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5C1B94B1" w14:textId="6DE060C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12DD4A4F" w14:textId="398C5DE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26917D1D" w14:textId="3A14429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0CFE7BA9" w14:textId="3D7FC38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3FD2DFE4" w14:textId="7F7B21D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2E7C22AA">
        <w:trPr>
          <w:trHeight w:val="285"/>
        </w:trPr>
        <w:tc>
          <w:tcPr>
            <w:tcW w:w="1035" w:type="dxa"/>
            <w:tcBorders>
              <w:left w:val="single" w:sz="6"/>
            </w:tcBorders>
            <w:tcMar>
              <w:left w:w="90" w:type="dxa"/>
              <w:right w:w="90" w:type="dxa"/>
            </w:tcMar>
            <w:vAlign w:val="center"/>
          </w:tcPr>
          <w:p w:rsidR="66F31ED5" w:rsidP="66F31ED5" w:rsidRDefault="66F31ED5" w14:paraId="0F0B4C81" w14:textId="6FA51BC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3BEF1BF9" w14:textId="20508AC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7.0%</w:t>
            </w:r>
          </w:p>
        </w:tc>
        <w:tc>
          <w:tcPr>
            <w:tcW w:w="1095" w:type="dxa"/>
            <w:tcMar>
              <w:left w:w="90" w:type="dxa"/>
              <w:right w:w="90" w:type="dxa"/>
            </w:tcMar>
            <w:vAlign w:val="center"/>
          </w:tcPr>
          <w:p w:rsidR="66F31ED5" w:rsidP="66F31ED5" w:rsidRDefault="66F31ED5" w14:paraId="20F5D190" w14:textId="5606104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18</w:t>
            </w:r>
          </w:p>
        </w:tc>
        <w:tc>
          <w:tcPr>
            <w:tcW w:w="1365" w:type="dxa"/>
            <w:tcMar>
              <w:left w:w="90" w:type="dxa"/>
              <w:right w:w="90" w:type="dxa"/>
            </w:tcMar>
            <w:vAlign w:val="center"/>
          </w:tcPr>
          <w:p w:rsidR="66F31ED5" w:rsidP="66F31ED5" w:rsidRDefault="66F31ED5" w14:paraId="6178564A" w14:textId="56A3171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$30,096</w:t>
            </w:r>
          </w:p>
        </w:tc>
        <w:tc>
          <w:tcPr>
            <w:tcW w:w="2925" w:type="dxa"/>
            <w:tcMar>
              <w:left w:w="90" w:type="dxa"/>
              <w:right w:w="90" w:type="dxa"/>
            </w:tcMar>
            <w:vAlign w:val="center"/>
          </w:tcPr>
          <w:p w:rsidR="66F31ED5" w:rsidP="66F31ED5" w:rsidRDefault="66F31ED5" w14:paraId="475767D4" w14:textId="6FCF855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7150CF10" w14:textId="2301E10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248D7910">
        <w:trPr>
          <w:trHeight w:val="285"/>
        </w:trPr>
        <w:tc>
          <w:tcPr>
            <w:tcW w:w="1035" w:type="dxa"/>
            <w:tcBorders>
              <w:left w:val="single" w:sz="6"/>
            </w:tcBorders>
            <w:tcMar>
              <w:left w:w="90" w:type="dxa"/>
              <w:right w:w="90" w:type="dxa"/>
            </w:tcMar>
            <w:vAlign w:val="center"/>
          </w:tcPr>
          <w:p w:rsidR="66F31ED5" w:rsidP="66F31ED5" w:rsidRDefault="66F31ED5" w14:paraId="1A0A9CEE" w14:textId="3E553BC2">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7B6DBFC2" w14:textId="360A734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2.4%</w:t>
            </w:r>
          </w:p>
        </w:tc>
        <w:tc>
          <w:tcPr>
            <w:tcW w:w="1095" w:type="dxa"/>
            <w:tcMar>
              <w:left w:w="90" w:type="dxa"/>
              <w:right w:w="90" w:type="dxa"/>
            </w:tcMar>
            <w:vAlign w:val="center"/>
          </w:tcPr>
          <w:p w:rsidR="66F31ED5" w:rsidP="66F31ED5" w:rsidRDefault="66F31ED5" w14:paraId="20A6DCF6" w14:textId="5E325A5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65" w:type="dxa"/>
            <w:tcMar>
              <w:left w:w="90" w:type="dxa"/>
              <w:right w:w="90" w:type="dxa"/>
            </w:tcMar>
            <w:vAlign w:val="center"/>
          </w:tcPr>
          <w:p w:rsidR="66F31ED5" w:rsidP="66F31ED5" w:rsidRDefault="66F31ED5" w14:paraId="6D0BB926" w14:textId="376F500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$37,500</w:t>
            </w:r>
          </w:p>
        </w:tc>
        <w:tc>
          <w:tcPr>
            <w:tcW w:w="2925" w:type="dxa"/>
            <w:tcMar>
              <w:left w:w="90" w:type="dxa"/>
              <w:right w:w="90" w:type="dxa"/>
            </w:tcMar>
            <w:vAlign w:val="center"/>
          </w:tcPr>
          <w:p w:rsidR="66F31ED5" w:rsidP="66F31ED5" w:rsidRDefault="66F31ED5" w14:paraId="0F2577A7" w14:textId="3BAC481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-$7,404 (95% CI -$41,337 to $36,319)</w:t>
            </w:r>
          </w:p>
        </w:tc>
        <w:tc>
          <w:tcPr>
            <w:tcW w:w="1095" w:type="dxa"/>
            <w:tcBorders>
              <w:right w:val="single" w:sz="6"/>
            </w:tcBorders>
            <w:tcMar>
              <w:left w:w="90" w:type="dxa"/>
              <w:right w:w="90" w:type="dxa"/>
            </w:tcMar>
            <w:vAlign w:val="center"/>
          </w:tcPr>
          <w:p w:rsidR="66F31ED5" w:rsidP="66F31ED5" w:rsidRDefault="66F31ED5" w14:paraId="61A24C9C" w14:textId="258C24B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0.688</w:t>
            </w:r>
          </w:p>
        </w:tc>
      </w:tr>
      <w:tr w:rsidR="66F31ED5" w:rsidTr="66F31ED5" w14:paraId="15E272BE">
        <w:trPr>
          <w:trHeight w:val="285"/>
        </w:trPr>
        <w:tc>
          <w:tcPr>
            <w:tcW w:w="1035" w:type="dxa"/>
            <w:tcBorders>
              <w:left w:val="single" w:sz="6"/>
            </w:tcBorders>
            <w:tcMar>
              <w:left w:w="90" w:type="dxa"/>
              <w:right w:w="90" w:type="dxa"/>
            </w:tcMar>
            <w:vAlign w:val="center"/>
          </w:tcPr>
          <w:p w:rsidR="66F31ED5" w:rsidP="66F31ED5" w:rsidRDefault="66F31ED5" w14:paraId="64950041" w14:textId="7E320F73">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39B5A5E1" w14:textId="0EE398E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2.5%</w:t>
            </w:r>
          </w:p>
        </w:tc>
        <w:tc>
          <w:tcPr>
            <w:tcW w:w="1095" w:type="dxa"/>
            <w:tcMar>
              <w:left w:w="90" w:type="dxa"/>
              <w:right w:w="90" w:type="dxa"/>
            </w:tcMar>
            <w:vAlign w:val="center"/>
          </w:tcPr>
          <w:p w:rsidR="66F31ED5" w:rsidP="66F31ED5" w:rsidRDefault="66F31ED5" w14:paraId="614CB619" w14:textId="1F61F6E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w:t>
            </w:r>
          </w:p>
        </w:tc>
        <w:tc>
          <w:tcPr>
            <w:tcW w:w="1365" w:type="dxa"/>
            <w:tcMar>
              <w:left w:w="90" w:type="dxa"/>
              <w:right w:w="90" w:type="dxa"/>
            </w:tcMar>
            <w:vAlign w:val="center"/>
          </w:tcPr>
          <w:p w:rsidR="66F31ED5" w:rsidP="66F31ED5" w:rsidRDefault="66F31ED5" w14:paraId="45F54706" w14:textId="171F039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$2,561</w:t>
            </w:r>
          </w:p>
        </w:tc>
        <w:tc>
          <w:tcPr>
            <w:tcW w:w="2925" w:type="dxa"/>
            <w:tcMar>
              <w:left w:w="90" w:type="dxa"/>
              <w:right w:w="90" w:type="dxa"/>
            </w:tcMar>
            <w:vAlign w:val="center"/>
          </w:tcPr>
          <w:p w:rsidR="66F31ED5" w:rsidP="66F31ED5" w:rsidRDefault="66F31ED5" w14:paraId="3B664937" w14:textId="514F2FB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$27,535 (95% CI -$50,214 to $38,331)</w:t>
            </w:r>
          </w:p>
        </w:tc>
        <w:tc>
          <w:tcPr>
            <w:tcW w:w="1095" w:type="dxa"/>
            <w:tcBorders>
              <w:right w:val="single" w:sz="6"/>
            </w:tcBorders>
            <w:tcMar>
              <w:left w:w="90" w:type="dxa"/>
              <w:right w:w="90" w:type="dxa"/>
            </w:tcMar>
            <w:vAlign w:val="center"/>
          </w:tcPr>
          <w:p w:rsidR="66F31ED5" w:rsidP="66F31ED5" w:rsidRDefault="66F31ED5" w14:paraId="65C67FA4" w14:textId="596565D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0.179</w:t>
            </w:r>
          </w:p>
        </w:tc>
      </w:tr>
      <w:tr w:rsidR="66F31ED5" w:rsidTr="66F31ED5" w14:paraId="2E588C86">
        <w:trPr>
          <w:trHeight w:val="285"/>
        </w:trPr>
        <w:tc>
          <w:tcPr>
            <w:tcW w:w="1035" w:type="dxa"/>
            <w:tcBorders>
              <w:left w:val="single" w:sz="6"/>
            </w:tcBorders>
            <w:tcMar>
              <w:left w:w="90" w:type="dxa"/>
              <w:right w:w="90" w:type="dxa"/>
            </w:tcMar>
            <w:vAlign w:val="center"/>
          </w:tcPr>
          <w:p w:rsidR="66F31ED5" w:rsidP="66F31ED5" w:rsidRDefault="66F31ED5" w14:paraId="56E88A71" w14:textId="662FC61F">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5FB348F6" w14:textId="0403631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2.8%</w:t>
            </w:r>
          </w:p>
        </w:tc>
        <w:tc>
          <w:tcPr>
            <w:tcW w:w="1095" w:type="dxa"/>
            <w:tcMar>
              <w:left w:w="90" w:type="dxa"/>
              <w:right w:w="90" w:type="dxa"/>
            </w:tcMar>
            <w:vAlign w:val="center"/>
          </w:tcPr>
          <w:p w:rsidR="66F31ED5" w:rsidP="66F31ED5" w:rsidRDefault="66F31ED5" w14:paraId="09F3E3F1" w14:textId="614712D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65" w:type="dxa"/>
            <w:tcMar>
              <w:left w:w="90" w:type="dxa"/>
              <w:right w:w="90" w:type="dxa"/>
            </w:tcMar>
            <w:vAlign w:val="center"/>
          </w:tcPr>
          <w:p w:rsidR="66F31ED5" w:rsidP="66F31ED5" w:rsidRDefault="66F31ED5" w14:paraId="2AD03C63" w14:textId="664F4FB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$26,475</w:t>
            </w:r>
          </w:p>
        </w:tc>
        <w:tc>
          <w:tcPr>
            <w:tcW w:w="2925" w:type="dxa"/>
            <w:tcMar>
              <w:left w:w="90" w:type="dxa"/>
              <w:right w:w="90" w:type="dxa"/>
            </w:tcMar>
            <w:vAlign w:val="center"/>
          </w:tcPr>
          <w:p w:rsidR="66F31ED5" w:rsidP="66F31ED5" w:rsidRDefault="66F31ED5" w14:paraId="19284A93" w14:textId="1F752E1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$3,621 (95% CI -$374,904 to $29,973)</w:t>
            </w:r>
          </w:p>
        </w:tc>
        <w:tc>
          <w:tcPr>
            <w:tcW w:w="1095" w:type="dxa"/>
            <w:tcBorders>
              <w:right w:val="single" w:sz="6"/>
            </w:tcBorders>
            <w:tcMar>
              <w:left w:w="90" w:type="dxa"/>
              <w:right w:w="90" w:type="dxa"/>
            </w:tcMar>
            <w:vAlign w:val="center"/>
          </w:tcPr>
          <w:p w:rsidR="66F31ED5" w:rsidP="66F31ED5" w:rsidRDefault="66F31ED5" w14:paraId="05D485F7" w14:textId="710370B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0.819</w:t>
            </w:r>
          </w:p>
        </w:tc>
      </w:tr>
      <w:tr w:rsidR="66F31ED5" w:rsidTr="66F31ED5" w14:paraId="27E9801F">
        <w:trPr>
          <w:trHeight w:val="285"/>
        </w:trPr>
        <w:tc>
          <w:tcPr>
            <w:tcW w:w="1035" w:type="dxa"/>
            <w:tcBorders>
              <w:left w:val="single" w:sz="6"/>
              <w:bottom w:val="single" w:sz="6"/>
            </w:tcBorders>
            <w:tcMar>
              <w:left w:w="90" w:type="dxa"/>
              <w:right w:w="90" w:type="dxa"/>
            </w:tcMar>
            <w:vAlign w:val="center"/>
          </w:tcPr>
          <w:p w:rsidR="66F31ED5" w:rsidP="66F31ED5" w:rsidRDefault="66F31ED5" w14:paraId="2A15F7CA" w14:textId="1F3C77E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7EFA867D" w14:textId="2B5A0AA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7.1%</w:t>
            </w:r>
          </w:p>
        </w:tc>
        <w:tc>
          <w:tcPr>
            <w:tcW w:w="1095" w:type="dxa"/>
            <w:tcBorders>
              <w:bottom w:val="single" w:sz="6"/>
            </w:tcBorders>
            <w:tcMar>
              <w:left w:w="90" w:type="dxa"/>
              <w:right w:w="90" w:type="dxa"/>
            </w:tcMar>
            <w:vAlign w:val="center"/>
          </w:tcPr>
          <w:p w:rsidR="66F31ED5" w:rsidP="66F31ED5" w:rsidRDefault="66F31ED5" w14:paraId="6E5F1525" w14:textId="72AE10E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23</w:t>
            </w:r>
          </w:p>
        </w:tc>
        <w:tc>
          <w:tcPr>
            <w:tcW w:w="1365" w:type="dxa"/>
            <w:tcBorders>
              <w:bottom w:val="single" w:sz="6"/>
            </w:tcBorders>
            <w:tcMar>
              <w:left w:w="90" w:type="dxa"/>
              <w:right w:w="90" w:type="dxa"/>
            </w:tcMar>
            <w:vAlign w:val="center"/>
          </w:tcPr>
          <w:p w:rsidR="66F31ED5" w:rsidP="66F31ED5" w:rsidRDefault="66F31ED5" w14:paraId="78889DA0" w14:textId="387C9B0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$150,655</w:t>
            </w:r>
          </w:p>
        </w:tc>
        <w:tc>
          <w:tcPr>
            <w:tcW w:w="2925" w:type="dxa"/>
            <w:tcBorders>
              <w:bottom w:val="single" w:sz="6"/>
            </w:tcBorders>
            <w:tcMar>
              <w:left w:w="90" w:type="dxa"/>
              <w:right w:w="90" w:type="dxa"/>
            </w:tcMar>
            <w:vAlign w:val="center"/>
          </w:tcPr>
          <w:p w:rsidR="66F31ED5" w:rsidP="66F31ED5" w:rsidRDefault="66F31ED5" w14:paraId="28EC86EC" w14:textId="63000FE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-$120,559 (95% CI -$251,704 to -$58,041)</w:t>
            </w:r>
          </w:p>
        </w:tc>
        <w:tc>
          <w:tcPr>
            <w:tcW w:w="1095" w:type="dxa"/>
            <w:tcBorders>
              <w:bottom w:val="single" w:sz="6"/>
              <w:right w:val="single" w:sz="6"/>
            </w:tcBorders>
            <w:tcMar>
              <w:left w:w="90" w:type="dxa"/>
              <w:right w:w="90" w:type="dxa"/>
            </w:tcMar>
            <w:vAlign w:val="center"/>
          </w:tcPr>
          <w:p w:rsidR="66F31ED5" w:rsidP="66F31ED5" w:rsidRDefault="66F31ED5" w14:paraId="299CB90E" w14:textId="5643D06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0.005</w:t>
            </w:r>
          </w:p>
        </w:tc>
      </w:tr>
    </w:tbl>
    <w:p w:rsidR="6A7B4749" w:rsidP="66F31ED5" w:rsidRDefault="6A7B4749" w14:paraId="5BC9B8A3" w14:textId="46755CB9">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A-6: Related Organization Contributions by Region</w:t>
      </w:r>
    </w:p>
    <w:p w:rsidR="6A7B4749" w:rsidP="66F31ED5" w:rsidRDefault="6A7B4749" w14:paraId="690A3F0C" w14:textId="660B514E">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1BD78492">
        <w:drawing>
          <wp:inline wp14:editId="690568FE" wp14:anchorId="0B8395C3">
            <wp:extent cx="5295900" cy="2924175"/>
            <wp:effectExtent l="0" t="0" r="0" b="0"/>
            <wp:docPr id="596605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605574" name="Picture 596605574"/>
                    <pic:cNvPicPr/>
                  </pic:nvPicPr>
                  <pic:blipFill>
                    <a:blip xmlns:r="http://schemas.openxmlformats.org/officeDocument/2006/relationships" r:embed="rId781858901">
                      <a:extLst>
                        <a:ext uri="{28A0092B-C50C-407E-A947-70E740481C1C}">
                          <a14:useLocalDpi xmlns:a14="http://schemas.microsoft.com/office/drawing/2010/main"/>
                        </a:ext>
                      </a:extLst>
                    </a:blip>
                    <a:stretch>
                      <a:fillRect/>
                    </a:stretch>
                  </pic:blipFill>
                  <pic:spPr>
                    <a:xfrm>
                      <a:off x="0" y="0"/>
                      <a:ext cx="5295900" cy="2924175"/>
                    </a:xfrm>
                    <a:prstGeom prst="rect">
                      <a:avLst/>
                    </a:prstGeom>
                  </pic:spPr>
                </pic:pic>
              </a:graphicData>
            </a:graphic>
          </wp:inline>
        </w:drawing>
      </w:r>
    </w:p>
    <w:p w:rsidR="6A7B4749" w:rsidP="66F31ED5" w:rsidRDefault="6A7B4749" w14:paraId="00B75DC3" w14:textId="2341EA92">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A-7: Related Organization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082FD457">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1B618F7A" w14:textId="780C82F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222A56FE" w14:textId="25E4DA7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7DE7E914" w14:textId="562E318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70619088" w14:textId="6400914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3555031A" w14:textId="76FABA9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6715D720" w14:textId="20B0262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14ABCDCB">
        <w:trPr>
          <w:trHeight w:val="285"/>
        </w:trPr>
        <w:tc>
          <w:tcPr>
            <w:tcW w:w="1035" w:type="dxa"/>
            <w:tcBorders>
              <w:left w:val="single" w:sz="6"/>
            </w:tcBorders>
            <w:tcMar>
              <w:left w:w="90" w:type="dxa"/>
              <w:right w:w="90" w:type="dxa"/>
            </w:tcMar>
            <w:vAlign w:val="center"/>
          </w:tcPr>
          <w:p w:rsidR="66F31ED5" w:rsidP="66F31ED5" w:rsidRDefault="66F31ED5" w14:paraId="0F215A4A" w14:textId="0EE67CD8">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00B37869" w14:textId="290A5EB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3.9%</w:t>
            </w:r>
          </w:p>
        </w:tc>
        <w:tc>
          <w:tcPr>
            <w:tcW w:w="1095" w:type="dxa"/>
            <w:tcMar>
              <w:left w:w="90" w:type="dxa"/>
              <w:right w:w="90" w:type="dxa"/>
            </w:tcMar>
            <w:vAlign w:val="center"/>
          </w:tcPr>
          <w:p w:rsidR="66F31ED5" w:rsidP="66F31ED5" w:rsidRDefault="66F31ED5" w14:paraId="67D600CA" w14:textId="33D9989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10</w:t>
            </w:r>
          </w:p>
        </w:tc>
        <w:tc>
          <w:tcPr>
            <w:tcW w:w="1365" w:type="dxa"/>
            <w:tcMar>
              <w:left w:w="90" w:type="dxa"/>
              <w:right w:w="90" w:type="dxa"/>
            </w:tcMar>
            <w:vAlign w:val="center"/>
          </w:tcPr>
          <w:p w:rsidR="66F31ED5" w:rsidP="66F31ED5" w:rsidRDefault="66F31ED5" w14:paraId="100F6290" w14:textId="526A2A3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$65,109</w:t>
            </w:r>
          </w:p>
        </w:tc>
        <w:tc>
          <w:tcPr>
            <w:tcW w:w="2925" w:type="dxa"/>
            <w:tcMar>
              <w:left w:w="90" w:type="dxa"/>
              <w:right w:w="90" w:type="dxa"/>
            </w:tcMar>
            <w:vAlign w:val="center"/>
          </w:tcPr>
          <w:p w:rsidR="66F31ED5" w:rsidP="66F31ED5" w:rsidRDefault="66F31ED5" w14:paraId="097CE7D3" w14:textId="438CCE2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0245B9EF" w14:textId="08046AB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6253395C">
        <w:trPr>
          <w:trHeight w:val="285"/>
        </w:trPr>
        <w:tc>
          <w:tcPr>
            <w:tcW w:w="1035" w:type="dxa"/>
            <w:tcBorders>
              <w:left w:val="single" w:sz="6"/>
            </w:tcBorders>
            <w:tcMar>
              <w:left w:w="90" w:type="dxa"/>
              <w:right w:w="90" w:type="dxa"/>
            </w:tcMar>
            <w:vAlign w:val="center"/>
          </w:tcPr>
          <w:p w:rsidR="66F31ED5" w:rsidP="66F31ED5" w:rsidRDefault="66F31ED5" w14:paraId="694E6F91" w14:textId="65B6F004">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45FA6CBF" w14:textId="0FDA9D5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7.3%</w:t>
            </w:r>
          </w:p>
        </w:tc>
        <w:tc>
          <w:tcPr>
            <w:tcW w:w="1095" w:type="dxa"/>
            <w:tcMar>
              <w:left w:w="90" w:type="dxa"/>
              <w:right w:w="90" w:type="dxa"/>
            </w:tcMar>
            <w:vAlign w:val="center"/>
          </w:tcPr>
          <w:p w:rsidR="66F31ED5" w:rsidP="66F31ED5" w:rsidRDefault="66F31ED5" w14:paraId="7EBD15EF" w14:textId="5FB46E5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w:t>
            </w:r>
          </w:p>
        </w:tc>
        <w:tc>
          <w:tcPr>
            <w:tcW w:w="1365" w:type="dxa"/>
            <w:tcMar>
              <w:left w:w="90" w:type="dxa"/>
              <w:right w:w="90" w:type="dxa"/>
            </w:tcMar>
            <w:vAlign w:val="center"/>
          </w:tcPr>
          <w:p w:rsidR="66F31ED5" w:rsidP="66F31ED5" w:rsidRDefault="66F31ED5" w14:paraId="35914826" w14:textId="793251E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$43,000</w:t>
            </w:r>
          </w:p>
        </w:tc>
        <w:tc>
          <w:tcPr>
            <w:tcW w:w="2925" w:type="dxa"/>
            <w:tcMar>
              <w:left w:w="90" w:type="dxa"/>
              <w:right w:w="90" w:type="dxa"/>
            </w:tcMar>
            <w:vAlign w:val="center"/>
          </w:tcPr>
          <w:p w:rsidR="66F31ED5" w:rsidP="66F31ED5" w:rsidRDefault="66F31ED5" w14:paraId="10BC84E0" w14:textId="2605FAF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$22,109 (95% CI -$205,000 to $1,417,018)</w:t>
            </w:r>
          </w:p>
        </w:tc>
        <w:tc>
          <w:tcPr>
            <w:tcW w:w="1095" w:type="dxa"/>
            <w:tcBorders>
              <w:right w:val="single" w:sz="6"/>
            </w:tcBorders>
            <w:tcMar>
              <w:left w:w="90" w:type="dxa"/>
              <w:right w:w="90" w:type="dxa"/>
            </w:tcMar>
            <w:vAlign w:val="center"/>
          </w:tcPr>
          <w:p w:rsidR="66F31ED5" w:rsidP="66F31ED5" w:rsidRDefault="66F31ED5" w14:paraId="436A032F" w14:textId="16AC135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0.627</w:t>
            </w:r>
          </w:p>
        </w:tc>
      </w:tr>
      <w:tr w:rsidR="66F31ED5" w:rsidTr="66F31ED5" w14:paraId="671D613A">
        <w:trPr>
          <w:trHeight w:val="285"/>
        </w:trPr>
        <w:tc>
          <w:tcPr>
            <w:tcW w:w="1035" w:type="dxa"/>
            <w:tcBorders>
              <w:left w:val="single" w:sz="6"/>
            </w:tcBorders>
            <w:tcMar>
              <w:left w:w="90" w:type="dxa"/>
              <w:right w:w="90" w:type="dxa"/>
            </w:tcMar>
            <w:vAlign w:val="center"/>
          </w:tcPr>
          <w:p w:rsidR="66F31ED5" w:rsidP="66F31ED5" w:rsidRDefault="66F31ED5" w14:paraId="7E5EE57E" w14:textId="62F57B4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5A8AB127" w14:textId="1C2A2B0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4.1%</w:t>
            </w:r>
          </w:p>
        </w:tc>
        <w:tc>
          <w:tcPr>
            <w:tcW w:w="1095" w:type="dxa"/>
            <w:tcMar>
              <w:left w:w="90" w:type="dxa"/>
              <w:right w:w="90" w:type="dxa"/>
            </w:tcMar>
            <w:vAlign w:val="center"/>
          </w:tcPr>
          <w:p w:rsidR="66F31ED5" w:rsidP="66F31ED5" w:rsidRDefault="66F31ED5" w14:paraId="4FFE01DD" w14:textId="6FC356E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65" w:type="dxa"/>
            <w:tcMar>
              <w:left w:w="90" w:type="dxa"/>
              <w:right w:w="90" w:type="dxa"/>
            </w:tcMar>
            <w:vAlign w:val="center"/>
          </w:tcPr>
          <w:p w:rsidR="66F31ED5" w:rsidP="66F31ED5" w:rsidRDefault="66F31ED5" w14:paraId="7EBCCC38" w14:textId="44D3CDD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$310,812</w:t>
            </w:r>
          </w:p>
        </w:tc>
        <w:tc>
          <w:tcPr>
            <w:tcW w:w="2925" w:type="dxa"/>
            <w:tcMar>
              <w:left w:w="90" w:type="dxa"/>
              <w:right w:w="90" w:type="dxa"/>
            </w:tcMar>
            <w:vAlign w:val="center"/>
          </w:tcPr>
          <w:p w:rsidR="66F31ED5" w:rsidP="66F31ED5" w:rsidRDefault="66F31ED5" w14:paraId="3B93DA40" w14:textId="66E0ADB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-$245,703 (95% CI -$573,240 to $1,112,196)</w:t>
            </w:r>
          </w:p>
        </w:tc>
        <w:tc>
          <w:tcPr>
            <w:tcW w:w="1095" w:type="dxa"/>
            <w:tcBorders>
              <w:right w:val="single" w:sz="6"/>
            </w:tcBorders>
            <w:tcMar>
              <w:left w:w="90" w:type="dxa"/>
              <w:right w:w="90" w:type="dxa"/>
            </w:tcMar>
            <w:vAlign w:val="center"/>
          </w:tcPr>
          <w:p w:rsidR="66F31ED5" w:rsidP="66F31ED5" w:rsidRDefault="66F31ED5" w14:paraId="757E628A" w14:textId="6DEF82D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0.126</w:t>
            </w:r>
          </w:p>
        </w:tc>
      </w:tr>
      <w:tr w:rsidR="66F31ED5" w:rsidTr="66F31ED5" w14:paraId="59549AB3">
        <w:trPr>
          <w:trHeight w:val="285"/>
        </w:trPr>
        <w:tc>
          <w:tcPr>
            <w:tcW w:w="1035" w:type="dxa"/>
            <w:tcBorders>
              <w:left w:val="single" w:sz="6"/>
            </w:tcBorders>
            <w:tcMar>
              <w:left w:w="90" w:type="dxa"/>
              <w:right w:w="90" w:type="dxa"/>
            </w:tcMar>
            <w:vAlign w:val="center"/>
          </w:tcPr>
          <w:p w:rsidR="66F31ED5" w:rsidP="66F31ED5" w:rsidRDefault="66F31ED5" w14:paraId="21773711" w14:textId="3902344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571C5C7F" w14:textId="35A1E5B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4.5%</w:t>
            </w:r>
          </w:p>
        </w:tc>
        <w:tc>
          <w:tcPr>
            <w:tcW w:w="1095" w:type="dxa"/>
            <w:tcMar>
              <w:left w:w="90" w:type="dxa"/>
              <w:right w:w="90" w:type="dxa"/>
            </w:tcMar>
            <w:vAlign w:val="center"/>
          </w:tcPr>
          <w:p w:rsidR="66F31ED5" w:rsidP="66F31ED5" w:rsidRDefault="66F31ED5" w14:paraId="39E3D901" w14:textId="3CC4C85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w:t>
            </w:r>
          </w:p>
        </w:tc>
        <w:tc>
          <w:tcPr>
            <w:tcW w:w="1365" w:type="dxa"/>
            <w:tcMar>
              <w:left w:w="90" w:type="dxa"/>
              <w:right w:w="90" w:type="dxa"/>
            </w:tcMar>
            <w:vAlign w:val="center"/>
          </w:tcPr>
          <w:p w:rsidR="66F31ED5" w:rsidP="66F31ED5" w:rsidRDefault="66F31ED5" w14:paraId="70476F4E" w14:textId="63A49C3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$977,600</w:t>
            </w:r>
          </w:p>
        </w:tc>
        <w:tc>
          <w:tcPr>
            <w:tcW w:w="2925" w:type="dxa"/>
            <w:tcMar>
              <w:left w:w="90" w:type="dxa"/>
              <w:right w:w="90" w:type="dxa"/>
            </w:tcMar>
            <w:vAlign w:val="center"/>
          </w:tcPr>
          <w:p w:rsidR="66F31ED5" w:rsidP="66F31ED5" w:rsidRDefault="66F31ED5" w14:paraId="7C45864D" w14:textId="29138BF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-$912,491 (95% CI -$3,371,000 to $150,595)</w:t>
            </w:r>
          </w:p>
        </w:tc>
        <w:tc>
          <w:tcPr>
            <w:tcW w:w="1095" w:type="dxa"/>
            <w:tcBorders>
              <w:right w:val="single" w:sz="6"/>
            </w:tcBorders>
            <w:tcMar>
              <w:left w:w="90" w:type="dxa"/>
              <w:right w:w="90" w:type="dxa"/>
            </w:tcMar>
            <w:vAlign w:val="center"/>
          </w:tcPr>
          <w:p w:rsidR="66F31ED5" w:rsidP="66F31ED5" w:rsidRDefault="66F31ED5" w14:paraId="384497AF" w14:textId="20C6103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0.173</w:t>
            </w:r>
          </w:p>
        </w:tc>
      </w:tr>
      <w:tr w:rsidR="66F31ED5" w:rsidTr="66F31ED5" w14:paraId="2013553C">
        <w:trPr>
          <w:trHeight w:val="285"/>
        </w:trPr>
        <w:tc>
          <w:tcPr>
            <w:tcW w:w="1035" w:type="dxa"/>
            <w:tcBorders>
              <w:left w:val="single" w:sz="6"/>
              <w:bottom w:val="single" w:sz="6"/>
            </w:tcBorders>
            <w:tcMar>
              <w:left w:w="90" w:type="dxa"/>
              <w:right w:w="90" w:type="dxa"/>
            </w:tcMar>
            <w:vAlign w:val="center"/>
          </w:tcPr>
          <w:p w:rsidR="66F31ED5" w:rsidP="66F31ED5" w:rsidRDefault="66F31ED5" w14:paraId="6907281F" w14:textId="344D1BF7">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7028A1F6" w14:textId="7BF3930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4.6%</w:t>
            </w:r>
          </w:p>
        </w:tc>
        <w:tc>
          <w:tcPr>
            <w:tcW w:w="1095" w:type="dxa"/>
            <w:tcBorders>
              <w:bottom w:val="single" w:sz="6"/>
            </w:tcBorders>
            <w:tcMar>
              <w:left w:w="90" w:type="dxa"/>
              <w:right w:w="90" w:type="dxa"/>
            </w:tcMar>
            <w:vAlign w:val="center"/>
          </w:tcPr>
          <w:p w:rsidR="66F31ED5" w:rsidP="66F31ED5" w:rsidRDefault="66F31ED5" w14:paraId="35CFA9EE" w14:textId="5628061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w:t>
            </w:r>
          </w:p>
        </w:tc>
        <w:tc>
          <w:tcPr>
            <w:tcW w:w="1365" w:type="dxa"/>
            <w:tcBorders>
              <w:bottom w:val="single" w:sz="6"/>
            </w:tcBorders>
            <w:tcMar>
              <w:left w:w="90" w:type="dxa"/>
              <w:right w:w="90" w:type="dxa"/>
            </w:tcMar>
            <w:vAlign w:val="center"/>
          </w:tcPr>
          <w:p w:rsidR="66F31ED5" w:rsidP="66F31ED5" w:rsidRDefault="66F31ED5" w14:paraId="49031348" w14:textId="5F29122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$233,400</w:t>
            </w:r>
          </w:p>
        </w:tc>
        <w:tc>
          <w:tcPr>
            <w:tcW w:w="2925" w:type="dxa"/>
            <w:tcBorders>
              <w:bottom w:val="single" w:sz="6"/>
            </w:tcBorders>
            <w:tcMar>
              <w:left w:w="90" w:type="dxa"/>
              <w:right w:w="90" w:type="dxa"/>
            </w:tcMar>
            <w:vAlign w:val="center"/>
          </w:tcPr>
          <w:p w:rsidR="66F31ED5" w:rsidP="66F31ED5" w:rsidRDefault="66F31ED5" w14:paraId="4F380F7B" w14:textId="4975188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-$168,291 (95% CI -$1,493,390 to $1,137,398)</w:t>
            </w:r>
          </w:p>
        </w:tc>
        <w:tc>
          <w:tcPr>
            <w:tcW w:w="1095" w:type="dxa"/>
            <w:tcBorders>
              <w:bottom w:val="single" w:sz="6"/>
              <w:right w:val="single" w:sz="6"/>
            </w:tcBorders>
            <w:tcMar>
              <w:left w:w="90" w:type="dxa"/>
              <w:right w:w="90" w:type="dxa"/>
            </w:tcMar>
            <w:vAlign w:val="center"/>
          </w:tcPr>
          <w:p w:rsidR="66F31ED5" w:rsidP="66F31ED5" w:rsidRDefault="66F31ED5" w14:paraId="0394E0EE" w14:textId="345E09E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0.203</w:t>
            </w:r>
          </w:p>
        </w:tc>
      </w:tr>
    </w:tbl>
    <w:p w:rsidR="6A7B4749" w:rsidP="66F31ED5" w:rsidRDefault="6A7B4749" w14:paraId="153812A4" w14:textId="36E7E470">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A-7: Membership Dues by Region</w:t>
      </w:r>
    </w:p>
    <w:p w:rsidR="6A7B4749" w:rsidP="66F31ED5" w:rsidRDefault="6A7B4749" w14:paraId="09CC15F6" w14:textId="662619F5">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1BD78492">
        <w:drawing>
          <wp:inline wp14:editId="08FC4449" wp14:anchorId="75CD1FB4">
            <wp:extent cx="5295900" cy="2924175"/>
            <wp:effectExtent l="0" t="0" r="0" b="0"/>
            <wp:docPr id="1189856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856477" name="Picture 1189856477"/>
                    <pic:cNvPicPr/>
                  </pic:nvPicPr>
                  <pic:blipFill>
                    <a:blip xmlns:r="http://schemas.openxmlformats.org/officeDocument/2006/relationships" r:embed="rId1927773484">
                      <a:extLst>
                        <a:ext uri="{28A0092B-C50C-407E-A947-70E740481C1C}">
                          <a14:useLocalDpi xmlns:a14="http://schemas.microsoft.com/office/drawing/2010/main"/>
                        </a:ext>
                      </a:extLst>
                    </a:blip>
                    <a:stretch>
                      <a:fillRect/>
                    </a:stretch>
                  </pic:blipFill>
                  <pic:spPr>
                    <a:xfrm>
                      <a:off x="0" y="0"/>
                      <a:ext cx="5295900" cy="2924175"/>
                    </a:xfrm>
                    <a:prstGeom prst="rect">
                      <a:avLst/>
                    </a:prstGeom>
                  </pic:spPr>
                </pic:pic>
              </a:graphicData>
            </a:graphic>
          </wp:inline>
        </w:drawing>
      </w:r>
    </w:p>
    <w:p w:rsidR="6A7B4749" w:rsidP="66F31ED5" w:rsidRDefault="6A7B4749" w14:paraId="164A362F" w14:textId="3D9DAECE">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A-8: Membership Dues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6C2D12EF">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75B205E0" w14:textId="3E103BB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55EDAC0F" w14:textId="208C8EA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05F44D56" w14:textId="2AED775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27A522CF" w14:textId="58D3335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1127A019" w14:textId="28BBF78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5C9B0C43" w14:textId="2682D51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6B9D4EAD">
        <w:trPr>
          <w:trHeight w:val="285"/>
        </w:trPr>
        <w:tc>
          <w:tcPr>
            <w:tcW w:w="1035" w:type="dxa"/>
            <w:tcBorders>
              <w:left w:val="single" w:sz="6"/>
            </w:tcBorders>
            <w:tcMar>
              <w:left w:w="90" w:type="dxa"/>
              <w:right w:w="90" w:type="dxa"/>
            </w:tcMar>
            <w:vAlign w:val="center"/>
          </w:tcPr>
          <w:p w:rsidR="66F31ED5" w:rsidP="66F31ED5" w:rsidRDefault="66F31ED5" w14:paraId="71ABD13B" w14:textId="376FD103">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1AE66652" w14:textId="5DC2EE1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20.3%</w:t>
            </w:r>
          </w:p>
        </w:tc>
        <w:tc>
          <w:tcPr>
            <w:tcW w:w="1095" w:type="dxa"/>
            <w:tcMar>
              <w:left w:w="90" w:type="dxa"/>
              <w:right w:w="90" w:type="dxa"/>
            </w:tcMar>
            <w:vAlign w:val="center"/>
          </w:tcPr>
          <w:p w:rsidR="66F31ED5" w:rsidP="66F31ED5" w:rsidRDefault="66F31ED5" w14:paraId="7A962D78" w14:textId="7A7AB7D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52</w:t>
            </w:r>
          </w:p>
        </w:tc>
        <w:tc>
          <w:tcPr>
            <w:tcW w:w="1365" w:type="dxa"/>
            <w:tcMar>
              <w:left w:w="90" w:type="dxa"/>
              <w:right w:w="90" w:type="dxa"/>
            </w:tcMar>
            <w:vAlign w:val="center"/>
          </w:tcPr>
          <w:p w:rsidR="66F31ED5" w:rsidP="66F31ED5" w:rsidRDefault="66F31ED5" w14:paraId="1A00E6E8" w14:textId="0431ED9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$22,250</w:t>
            </w:r>
          </w:p>
        </w:tc>
        <w:tc>
          <w:tcPr>
            <w:tcW w:w="2925" w:type="dxa"/>
            <w:tcMar>
              <w:left w:w="90" w:type="dxa"/>
              <w:right w:w="90" w:type="dxa"/>
            </w:tcMar>
            <w:vAlign w:val="center"/>
          </w:tcPr>
          <w:p w:rsidR="66F31ED5" w:rsidP="66F31ED5" w:rsidRDefault="66F31ED5" w14:paraId="57B16BAE" w14:textId="08F661C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5A867309" w14:textId="25335DC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7B5692F8">
        <w:trPr>
          <w:trHeight w:val="285"/>
        </w:trPr>
        <w:tc>
          <w:tcPr>
            <w:tcW w:w="1035" w:type="dxa"/>
            <w:tcBorders>
              <w:left w:val="single" w:sz="6"/>
            </w:tcBorders>
            <w:tcMar>
              <w:left w:w="90" w:type="dxa"/>
              <w:right w:w="90" w:type="dxa"/>
            </w:tcMar>
            <w:vAlign w:val="center"/>
          </w:tcPr>
          <w:p w:rsidR="66F31ED5" w:rsidP="66F31ED5" w:rsidRDefault="66F31ED5" w14:paraId="3EBB5822" w14:textId="61C5EB57">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333617D5" w14:textId="514DC6E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20.5%</w:t>
            </w:r>
          </w:p>
        </w:tc>
        <w:tc>
          <w:tcPr>
            <w:tcW w:w="1095" w:type="dxa"/>
            <w:tcMar>
              <w:left w:w="90" w:type="dxa"/>
              <w:right w:w="90" w:type="dxa"/>
            </w:tcMar>
            <w:vAlign w:val="center"/>
          </w:tcPr>
          <w:p w:rsidR="66F31ED5" w:rsidP="66F31ED5" w:rsidRDefault="66F31ED5" w14:paraId="515E39F7" w14:textId="6550872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42</w:t>
            </w:r>
          </w:p>
        </w:tc>
        <w:tc>
          <w:tcPr>
            <w:tcW w:w="1365" w:type="dxa"/>
            <w:tcMar>
              <w:left w:w="90" w:type="dxa"/>
              <w:right w:w="90" w:type="dxa"/>
            </w:tcMar>
            <w:vAlign w:val="center"/>
          </w:tcPr>
          <w:p w:rsidR="66F31ED5" w:rsidP="66F31ED5" w:rsidRDefault="66F31ED5" w14:paraId="72F80799" w14:textId="00DF190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$31,344</w:t>
            </w:r>
          </w:p>
        </w:tc>
        <w:tc>
          <w:tcPr>
            <w:tcW w:w="2925" w:type="dxa"/>
            <w:tcMar>
              <w:left w:w="90" w:type="dxa"/>
              <w:right w:w="90" w:type="dxa"/>
            </w:tcMar>
            <w:vAlign w:val="center"/>
          </w:tcPr>
          <w:p w:rsidR="66F31ED5" w:rsidP="66F31ED5" w:rsidRDefault="66F31ED5" w14:paraId="36C50574" w14:textId="44A3A89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-$9,093 (95% CI -$51,928 to $10,338)</w:t>
            </w:r>
          </w:p>
        </w:tc>
        <w:tc>
          <w:tcPr>
            <w:tcW w:w="1095" w:type="dxa"/>
            <w:tcBorders>
              <w:right w:val="single" w:sz="6"/>
            </w:tcBorders>
            <w:tcMar>
              <w:left w:w="90" w:type="dxa"/>
              <w:right w:w="90" w:type="dxa"/>
            </w:tcMar>
            <w:vAlign w:val="center"/>
          </w:tcPr>
          <w:p w:rsidR="66F31ED5" w:rsidP="66F31ED5" w:rsidRDefault="66F31ED5" w14:paraId="4D11AF89" w14:textId="7524F8A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0.342</w:t>
            </w:r>
          </w:p>
        </w:tc>
      </w:tr>
      <w:tr w:rsidR="66F31ED5" w:rsidTr="66F31ED5" w14:paraId="67CB0C50">
        <w:trPr>
          <w:trHeight w:val="285"/>
        </w:trPr>
        <w:tc>
          <w:tcPr>
            <w:tcW w:w="1035" w:type="dxa"/>
            <w:tcBorders>
              <w:left w:val="single" w:sz="6"/>
            </w:tcBorders>
            <w:tcMar>
              <w:left w:w="90" w:type="dxa"/>
              <w:right w:w="90" w:type="dxa"/>
            </w:tcMar>
            <w:vAlign w:val="center"/>
          </w:tcPr>
          <w:p w:rsidR="66F31ED5" w:rsidP="66F31ED5" w:rsidRDefault="66F31ED5" w14:paraId="5B01F54F" w14:textId="2C7575C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3BE2348D" w14:textId="4264B65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16.5%</w:t>
            </w:r>
          </w:p>
        </w:tc>
        <w:tc>
          <w:tcPr>
            <w:tcW w:w="1095" w:type="dxa"/>
            <w:tcMar>
              <w:left w:w="90" w:type="dxa"/>
              <w:right w:w="90" w:type="dxa"/>
            </w:tcMar>
            <w:vAlign w:val="center"/>
          </w:tcPr>
          <w:p w:rsidR="66F31ED5" w:rsidP="66F31ED5" w:rsidRDefault="66F31ED5" w14:paraId="01FEE172" w14:textId="5E8614C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20</w:t>
            </w:r>
          </w:p>
        </w:tc>
        <w:tc>
          <w:tcPr>
            <w:tcW w:w="1365" w:type="dxa"/>
            <w:tcMar>
              <w:left w:w="90" w:type="dxa"/>
              <w:right w:w="90" w:type="dxa"/>
            </w:tcMar>
            <w:vAlign w:val="center"/>
          </w:tcPr>
          <w:p w:rsidR="66F31ED5" w:rsidP="66F31ED5" w:rsidRDefault="66F31ED5" w14:paraId="46EC19C1" w14:textId="12F3D37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$24,606</w:t>
            </w:r>
          </w:p>
        </w:tc>
        <w:tc>
          <w:tcPr>
            <w:tcW w:w="2925" w:type="dxa"/>
            <w:tcMar>
              <w:left w:w="90" w:type="dxa"/>
              <w:right w:w="90" w:type="dxa"/>
            </w:tcMar>
            <w:vAlign w:val="center"/>
          </w:tcPr>
          <w:p w:rsidR="66F31ED5" w:rsidP="66F31ED5" w:rsidRDefault="66F31ED5" w14:paraId="4FF7B2DC" w14:textId="549D5BD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-$2,355 (95% CI -$167,924 to $21,272)</w:t>
            </w:r>
          </w:p>
        </w:tc>
        <w:tc>
          <w:tcPr>
            <w:tcW w:w="1095" w:type="dxa"/>
            <w:tcBorders>
              <w:right w:val="single" w:sz="6"/>
            </w:tcBorders>
            <w:tcMar>
              <w:left w:w="90" w:type="dxa"/>
              <w:right w:w="90" w:type="dxa"/>
            </w:tcMar>
            <w:vAlign w:val="center"/>
          </w:tcPr>
          <w:p w:rsidR="66F31ED5" w:rsidP="66F31ED5" w:rsidRDefault="66F31ED5" w14:paraId="58061102" w14:textId="342E10C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0.832</w:t>
            </w:r>
          </w:p>
        </w:tc>
      </w:tr>
      <w:tr w:rsidR="66F31ED5" w:rsidTr="66F31ED5" w14:paraId="67196C0B">
        <w:trPr>
          <w:trHeight w:val="285"/>
        </w:trPr>
        <w:tc>
          <w:tcPr>
            <w:tcW w:w="1035" w:type="dxa"/>
            <w:tcBorders>
              <w:left w:val="single" w:sz="6"/>
            </w:tcBorders>
            <w:tcMar>
              <w:left w:w="90" w:type="dxa"/>
              <w:right w:w="90" w:type="dxa"/>
            </w:tcMar>
            <w:vAlign w:val="center"/>
          </w:tcPr>
          <w:p w:rsidR="66F31ED5" w:rsidP="66F31ED5" w:rsidRDefault="66F31ED5" w14:paraId="6C27CA62" w14:textId="4241A87B">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3E5D19A2" w14:textId="1F78161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16.9%</w:t>
            </w:r>
          </w:p>
        </w:tc>
        <w:tc>
          <w:tcPr>
            <w:tcW w:w="1095" w:type="dxa"/>
            <w:tcMar>
              <w:left w:w="90" w:type="dxa"/>
              <w:right w:w="90" w:type="dxa"/>
            </w:tcMar>
            <w:vAlign w:val="center"/>
          </w:tcPr>
          <w:p w:rsidR="66F31ED5" w:rsidP="66F31ED5" w:rsidRDefault="66F31ED5" w14:paraId="52FC5B5D" w14:textId="7054DCC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30</w:t>
            </w:r>
          </w:p>
        </w:tc>
        <w:tc>
          <w:tcPr>
            <w:tcW w:w="1365" w:type="dxa"/>
            <w:tcMar>
              <w:left w:w="90" w:type="dxa"/>
              <w:right w:w="90" w:type="dxa"/>
            </w:tcMar>
            <w:vAlign w:val="center"/>
          </w:tcPr>
          <w:p w:rsidR="66F31ED5" w:rsidP="66F31ED5" w:rsidRDefault="66F31ED5" w14:paraId="70FE0703" w14:textId="300EF91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$29,529</w:t>
            </w:r>
          </w:p>
        </w:tc>
        <w:tc>
          <w:tcPr>
            <w:tcW w:w="2925" w:type="dxa"/>
            <w:tcMar>
              <w:left w:w="90" w:type="dxa"/>
              <w:right w:w="90" w:type="dxa"/>
            </w:tcMar>
            <w:vAlign w:val="center"/>
          </w:tcPr>
          <w:p w:rsidR="66F31ED5" w:rsidP="66F31ED5" w:rsidRDefault="66F31ED5" w14:paraId="14954944" w14:textId="3B4A07B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-$7,278 (95% CI -$20,952 to $13,858)</w:t>
            </w:r>
          </w:p>
        </w:tc>
        <w:tc>
          <w:tcPr>
            <w:tcW w:w="1095" w:type="dxa"/>
            <w:tcBorders>
              <w:right w:val="single" w:sz="6"/>
            </w:tcBorders>
            <w:tcMar>
              <w:left w:w="90" w:type="dxa"/>
              <w:right w:w="90" w:type="dxa"/>
            </w:tcMar>
            <w:vAlign w:val="center"/>
          </w:tcPr>
          <w:p w:rsidR="66F31ED5" w:rsidP="66F31ED5" w:rsidRDefault="66F31ED5" w14:paraId="3D5CE27B" w14:textId="34CA935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0.601</w:t>
            </w:r>
          </w:p>
        </w:tc>
      </w:tr>
      <w:tr w:rsidR="66F31ED5" w:rsidTr="66F31ED5" w14:paraId="475FA990">
        <w:trPr>
          <w:trHeight w:val="285"/>
        </w:trPr>
        <w:tc>
          <w:tcPr>
            <w:tcW w:w="1035" w:type="dxa"/>
            <w:tcBorders>
              <w:left w:val="single" w:sz="6"/>
              <w:bottom w:val="single" w:sz="6"/>
            </w:tcBorders>
            <w:tcMar>
              <w:left w:w="90" w:type="dxa"/>
              <w:right w:w="90" w:type="dxa"/>
            </w:tcMar>
            <w:vAlign w:val="center"/>
          </w:tcPr>
          <w:p w:rsidR="66F31ED5" w:rsidP="66F31ED5" w:rsidRDefault="66F31ED5" w14:paraId="7529B669" w14:textId="2179E7D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7CC6D608" w14:textId="7F3E6D2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11.3%</w:t>
            </w:r>
          </w:p>
        </w:tc>
        <w:tc>
          <w:tcPr>
            <w:tcW w:w="1095" w:type="dxa"/>
            <w:tcBorders>
              <w:bottom w:val="single" w:sz="6"/>
            </w:tcBorders>
            <w:tcMar>
              <w:left w:w="90" w:type="dxa"/>
              <w:right w:w="90" w:type="dxa"/>
            </w:tcMar>
            <w:vAlign w:val="center"/>
          </w:tcPr>
          <w:p w:rsidR="66F31ED5" w:rsidP="66F31ED5" w:rsidRDefault="66F31ED5" w14:paraId="51264606" w14:textId="2CF98DF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37</w:t>
            </w:r>
          </w:p>
        </w:tc>
        <w:tc>
          <w:tcPr>
            <w:tcW w:w="1365" w:type="dxa"/>
            <w:tcBorders>
              <w:bottom w:val="single" w:sz="6"/>
            </w:tcBorders>
            <w:tcMar>
              <w:left w:w="90" w:type="dxa"/>
              <w:right w:w="90" w:type="dxa"/>
            </w:tcMar>
            <w:vAlign w:val="center"/>
          </w:tcPr>
          <w:p w:rsidR="66F31ED5" w:rsidP="66F31ED5" w:rsidRDefault="66F31ED5" w14:paraId="2DCA6B39" w14:textId="7AA2A2A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$18,651</w:t>
            </w:r>
          </w:p>
        </w:tc>
        <w:tc>
          <w:tcPr>
            <w:tcW w:w="2925" w:type="dxa"/>
            <w:tcBorders>
              <w:bottom w:val="single" w:sz="6"/>
            </w:tcBorders>
            <w:tcMar>
              <w:left w:w="90" w:type="dxa"/>
              <w:right w:w="90" w:type="dxa"/>
            </w:tcMar>
            <w:vAlign w:val="center"/>
          </w:tcPr>
          <w:p w:rsidR="66F31ED5" w:rsidP="66F31ED5" w:rsidRDefault="66F31ED5" w14:paraId="2CA903EC" w14:textId="7A35622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$3,600 (95% CI -$54,010 to $23,295)</w:t>
            </w:r>
          </w:p>
        </w:tc>
        <w:tc>
          <w:tcPr>
            <w:tcW w:w="1095" w:type="dxa"/>
            <w:tcBorders>
              <w:bottom w:val="single" w:sz="6"/>
              <w:right w:val="single" w:sz="6"/>
            </w:tcBorders>
            <w:tcMar>
              <w:left w:w="90" w:type="dxa"/>
              <w:right w:w="90" w:type="dxa"/>
            </w:tcMar>
            <w:vAlign w:val="center"/>
          </w:tcPr>
          <w:p w:rsidR="66F31ED5" w:rsidP="66F31ED5" w:rsidRDefault="66F31ED5" w14:paraId="362397D2" w14:textId="1049739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0.540</w:t>
            </w:r>
          </w:p>
        </w:tc>
      </w:tr>
    </w:tbl>
    <w:p w:rsidR="6A7B4749" w:rsidP="66F31ED5" w:rsidRDefault="6A7B4749" w14:paraId="648A5E8B" w14:textId="4172B75D">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A-8: Fundraising Event Contributions by Region</w:t>
      </w:r>
    </w:p>
    <w:p w:rsidR="6A7B4749" w:rsidP="66F31ED5" w:rsidRDefault="6A7B4749" w14:paraId="5B17A34D" w14:textId="57FD30A4">
      <w:pPr>
        <w:keepNext w:val="1"/>
        <w:keepLines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1BD78492">
        <w:drawing>
          <wp:inline wp14:editId="36993E87" wp14:anchorId="6D82F52A">
            <wp:extent cx="6305550" cy="3486150"/>
            <wp:effectExtent l="0" t="0" r="0" b="0"/>
            <wp:docPr id="605187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187265" name="Picture 605187265"/>
                    <pic:cNvPicPr/>
                  </pic:nvPicPr>
                  <pic:blipFill>
                    <a:blip xmlns:r="http://schemas.openxmlformats.org/officeDocument/2006/relationships" r:embed="rId355264931">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6A7B4749" w:rsidP="66F31ED5" w:rsidRDefault="6A7B4749" w14:paraId="165BBA75" w14:textId="48E6C0B6">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A-9: Fundraising Event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41F3DC55">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771E18E8" w14:textId="4EEA800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7106C8A4" w14:textId="67C3534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2E6AEF41" w14:textId="743F3BD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36A9C1D9" w14:textId="270FAF8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0D628510" w14:textId="6EC7AF3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6A844690" w14:textId="3613C87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78D23200">
        <w:trPr>
          <w:trHeight w:val="285"/>
        </w:trPr>
        <w:tc>
          <w:tcPr>
            <w:tcW w:w="1035" w:type="dxa"/>
            <w:tcBorders>
              <w:left w:val="single" w:sz="6"/>
            </w:tcBorders>
            <w:tcMar>
              <w:left w:w="90" w:type="dxa"/>
              <w:right w:w="90" w:type="dxa"/>
            </w:tcMar>
            <w:vAlign w:val="center"/>
          </w:tcPr>
          <w:p w:rsidR="66F31ED5" w:rsidP="66F31ED5" w:rsidRDefault="66F31ED5" w14:paraId="3CC12B5B" w14:textId="79BCE77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3D8A893A" w14:textId="4916A42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15.2%</w:t>
            </w:r>
          </w:p>
        </w:tc>
        <w:tc>
          <w:tcPr>
            <w:tcW w:w="1095" w:type="dxa"/>
            <w:tcMar>
              <w:left w:w="90" w:type="dxa"/>
              <w:right w:w="90" w:type="dxa"/>
            </w:tcMar>
            <w:vAlign w:val="center"/>
          </w:tcPr>
          <w:p w:rsidR="66F31ED5" w:rsidP="66F31ED5" w:rsidRDefault="66F31ED5" w14:paraId="6540505F" w14:textId="31E9F7F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39</w:t>
            </w:r>
          </w:p>
        </w:tc>
        <w:tc>
          <w:tcPr>
            <w:tcW w:w="1365" w:type="dxa"/>
            <w:tcMar>
              <w:left w:w="90" w:type="dxa"/>
              <w:right w:w="90" w:type="dxa"/>
            </w:tcMar>
            <w:vAlign w:val="center"/>
          </w:tcPr>
          <w:p w:rsidR="66F31ED5" w:rsidP="66F31ED5" w:rsidRDefault="66F31ED5" w14:paraId="39761150" w14:textId="56E6BDF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$12,427</w:t>
            </w:r>
          </w:p>
        </w:tc>
        <w:tc>
          <w:tcPr>
            <w:tcW w:w="2925" w:type="dxa"/>
            <w:tcMar>
              <w:left w:w="90" w:type="dxa"/>
              <w:right w:w="90" w:type="dxa"/>
            </w:tcMar>
            <w:vAlign w:val="center"/>
          </w:tcPr>
          <w:p w:rsidR="66F31ED5" w:rsidP="66F31ED5" w:rsidRDefault="66F31ED5" w14:paraId="0F862263" w14:textId="5AE21E2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263CC20B" w14:textId="211E8D9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1CB79654">
        <w:trPr>
          <w:trHeight w:val="285"/>
        </w:trPr>
        <w:tc>
          <w:tcPr>
            <w:tcW w:w="1035" w:type="dxa"/>
            <w:tcBorders>
              <w:left w:val="single" w:sz="6"/>
            </w:tcBorders>
            <w:tcMar>
              <w:left w:w="90" w:type="dxa"/>
              <w:right w:w="90" w:type="dxa"/>
            </w:tcMar>
            <w:vAlign w:val="center"/>
          </w:tcPr>
          <w:p w:rsidR="66F31ED5" w:rsidP="66F31ED5" w:rsidRDefault="66F31ED5" w14:paraId="37A80B81" w14:textId="2C40D0F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224220C5" w14:textId="4CAD7D6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22.4%</w:t>
            </w:r>
          </w:p>
        </w:tc>
        <w:tc>
          <w:tcPr>
            <w:tcW w:w="1095" w:type="dxa"/>
            <w:tcMar>
              <w:left w:w="90" w:type="dxa"/>
              <w:right w:w="90" w:type="dxa"/>
            </w:tcMar>
            <w:vAlign w:val="center"/>
          </w:tcPr>
          <w:p w:rsidR="66F31ED5" w:rsidP="66F31ED5" w:rsidRDefault="66F31ED5" w14:paraId="32C4BD44" w14:textId="18D0A31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46</w:t>
            </w:r>
          </w:p>
        </w:tc>
        <w:tc>
          <w:tcPr>
            <w:tcW w:w="1365" w:type="dxa"/>
            <w:tcMar>
              <w:left w:w="90" w:type="dxa"/>
              <w:right w:w="90" w:type="dxa"/>
            </w:tcMar>
            <w:vAlign w:val="center"/>
          </w:tcPr>
          <w:p w:rsidR="66F31ED5" w:rsidP="66F31ED5" w:rsidRDefault="66F31ED5" w14:paraId="76F789ED" w14:textId="45C16CD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$38,516</w:t>
            </w:r>
          </w:p>
        </w:tc>
        <w:tc>
          <w:tcPr>
            <w:tcW w:w="2925" w:type="dxa"/>
            <w:tcMar>
              <w:left w:w="90" w:type="dxa"/>
              <w:right w:w="90" w:type="dxa"/>
            </w:tcMar>
            <w:vAlign w:val="center"/>
          </w:tcPr>
          <w:p w:rsidR="66F31ED5" w:rsidP="66F31ED5" w:rsidRDefault="66F31ED5" w14:paraId="04AB0FBB" w14:textId="647A578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-$26,088 (95% CI -$64,852 to -$6,639)</w:t>
            </w:r>
          </w:p>
        </w:tc>
        <w:tc>
          <w:tcPr>
            <w:tcW w:w="1095" w:type="dxa"/>
            <w:tcBorders>
              <w:right w:val="single" w:sz="6"/>
            </w:tcBorders>
            <w:tcMar>
              <w:left w:w="90" w:type="dxa"/>
              <w:right w:w="90" w:type="dxa"/>
            </w:tcMar>
            <w:vAlign w:val="center"/>
          </w:tcPr>
          <w:p w:rsidR="66F31ED5" w:rsidP="66F31ED5" w:rsidRDefault="66F31ED5" w14:paraId="39C15CD1" w14:textId="1D6D8B3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0.009</w:t>
            </w:r>
          </w:p>
        </w:tc>
      </w:tr>
      <w:tr w:rsidR="66F31ED5" w:rsidTr="66F31ED5" w14:paraId="2106FF1A">
        <w:trPr>
          <w:trHeight w:val="285"/>
        </w:trPr>
        <w:tc>
          <w:tcPr>
            <w:tcW w:w="1035" w:type="dxa"/>
            <w:tcBorders>
              <w:left w:val="single" w:sz="6"/>
            </w:tcBorders>
            <w:tcMar>
              <w:left w:w="90" w:type="dxa"/>
              <w:right w:w="90" w:type="dxa"/>
            </w:tcMar>
            <w:vAlign w:val="center"/>
          </w:tcPr>
          <w:p w:rsidR="66F31ED5" w:rsidP="66F31ED5" w:rsidRDefault="66F31ED5" w14:paraId="5ECA8E22" w14:textId="0CB4C31F">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6BFA02DF" w14:textId="2AC5E5A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14.0%</w:t>
            </w:r>
          </w:p>
        </w:tc>
        <w:tc>
          <w:tcPr>
            <w:tcW w:w="1095" w:type="dxa"/>
            <w:tcMar>
              <w:left w:w="90" w:type="dxa"/>
              <w:right w:w="90" w:type="dxa"/>
            </w:tcMar>
            <w:vAlign w:val="center"/>
          </w:tcPr>
          <w:p w:rsidR="66F31ED5" w:rsidP="66F31ED5" w:rsidRDefault="66F31ED5" w14:paraId="0A733477" w14:textId="2E9AF1D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w:t>
            </w:r>
          </w:p>
        </w:tc>
        <w:tc>
          <w:tcPr>
            <w:tcW w:w="1365" w:type="dxa"/>
            <w:tcMar>
              <w:left w:w="90" w:type="dxa"/>
              <w:right w:w="90" w:type="dxa"/>
            </w:tcMar>
            <w:vAlign w:val="center"/>
          </w:tcPr>
          <w:p w:rsidR="66F31ED5" w:rsidP="66F31ED5" w:rsidRDefault="66F31ED5" w14:paraId="385CD817" w14:textId="26BEED4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$11,480</w:t>
            </w:r>
          </w:p>
        </w:tc>
        <w:tc>
          <w:tcPr>
            <w:tcW w:w="2925" w:type="dxa"/>
            <w:tcMar>
              <w:left w:w="90" w:type="dxa"/>
              <w:right w:w="90" w:type="dxa"/>
            </w:tcMar>
            <w:vAlign w:val="center"/>
          </w:tcPr>
          <w:p w:rsidR="66F31ED5" w:rsidP="66F31ED5" w:rsidRDefault="66F31ED5" w14:paraId="5E750F9E" w14:textId="5E5963F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$947 (95% CI -$9,712 to $13,322)</w:t>
            </w:r>
          </w:p>
        </w:tc>
        <w:tc>
          <w:tcPr>
            <w:tcW w:w="1095" w:type="dxa"/>
            <w:tcBorders>
              <w:right w:val="single" w:sz="6"/>
            </w:tcBorders>
            <w:tcMar>
              <w:left w:w="90" w:type="dxa"/>
              <w:right w:w="90" w:type="dxa"/>
            </w:tcMar>
            <w:vAlign w:val="center"/>
          </w:tcPr>
          <w:p w:rsidR="66F31ED5" w:rsidP="66F31ED5" w:rsidRDefault="66F31ED5" w14:paraId="6312FA8F" w14:textId="3CB05C6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0.849</w:t>
            </w:r>
          </w:p>
        </w:tc>
      </w:tr>
      <w:tr w:rsidR="66F31ED5" w:rsidTr="66F31ED5" w14:paraId="1E7F854C">
        <w:trPr>
          <w:trHeight w:val="285"/>
        </w:trPr>
        <w:tc>
          <w:tcPr>
            <w:tcW w:w="1035" w:type="dxa"/>
            <w:tcBorders>
              <w:left w:val="single" w:sz="6"/>
            </w:tcBorders>
            <w:tcMar>
              <w:left w:w="90" w:type="dxa"/>
              <w:right w:w="90" w:type="dxa"/>
            </w:tcMar>
            <w:vAlign w:val="center"/>
          </w:tcPr>
          <w:p w:rsidR="66F31ED5" w:rsidP="66F31ED5" w:rsidRDefault="66F31ED5" w14:paraId="40AC5441" w14:textId="55D7463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4325D062" w14:textId="1E8F687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23.7%</w:t>
            </w:r>
          </w:p>
        </w:tc>
        <w:tc>
          <w:tcPr>
            <w:tcW w:w="1095" w:type="dxa"/>
            <w:tcMar>
              <w:left w:w="90" w:type="dxa"/>
              <w:right w:w="90" w:type="dxa"/>
            </w:tcMar>
            <w:vAlign w:val="center"/>
          </w:tcPr>
          <w:p w:rsidR="66F31ED5" w:rsidP="66F31ED5" w:rsidRDefault="66F31ED5" w14:paraId="2BCF5423" w14:textId="5870776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42</w:t>
            </w:r>
          </w:p>
        </w:tc>
        <w:tc>
          <w:tcPr>
            <w:tcW w:w="1365" w:type="dxa"/>
            <w:tcMar>
              <w:left w:w="90" w:type="dxa"/>
              <w:right w:w="90" w:type="dxa"/>
            </w:tcMar>
            <w:vAlign w:val="center"/>
          </w:tcPr>
          <w:p w:rsidR="66F31ED5" w:rsidP="66F31ED5" w:rsidRDefault="66F31ED5" w14:paraId="3FBE8AFA" w14:textId="497D085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$41,756</w:t>
            </w:r>
          </w:p>
        </w:tc>
        <w:tc>
          <w:tcPr>
            <w:tcW w:w="2925" w:type="dxa"/>
            <w:tcMar>
              <w:left w:w="90" w:type="dxa"/>
              <w:right w:w="90" w:type="dxa"/>
            </w:tcMar>
            <w:vAlign w:val="center"/>
          </w:tcPr>
          <w:p w:rsidR="66F31ED5" w:rsidP="66F31ED5" w:rsidRDefault="66F31ED5" w14:paraId="3A83B5CD" w14:textId="0108C42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-$29,329 (95% CI -$72,681 to $1,335)</w:t>
            </w:r>
          </w:p>
        </w:tc>
        <w:tc>
          <w:tcPr>
            <w:tcW w:w="1095" w:type="dxa"/>
            <w:tcBorders>
              <w:right w:val="single" w:sz="6"/>
            </w:tcBorders>
            <w:tcMar>
              <w:left w:w="90" w:type="dxa"/>
              <w:right w:w="90" w:type="dxa"/>
            </w:tcMar>
            <w:vAlign w:val="center"/>
          </w:tcPr>
          <w:p w:rsidR="66F31ED5" w:rsidP="66F31ED5" w:rsidRDefault="66F31ED5" w14:paraId="0112DC31" w14:textId="1054C23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0.010</w:t>
            </w:r>
          </w:p>
        </w:tc>
      </w:tr>
      <w:tr w:rsidR="66F31ED5" w:rsidTr="66F31ED5" w14:paraId="1E64103F">
        <w:trPr>
          <w:trHeight w:val="285"/>
        </w:trPr>
        <w:tc>
          <w:tcPr>
            <w:tcW w:w="1035" w:type="dxa"/>
            <w:tcBorders>
              <w:left w:val="single" w:sz="6"/>
              <w:bottom w:val="single" w:sz="6"/>
            </w:tcBorders>
            <w:tcMar>
              <w:left w:w="90" w:type="dxa"/>
              <w:right w:w="90" w:type="dxa"/>
            </w:tcMar>
            <w:vAlign w:val="center"/>
          </w:tcPr>
          <w:p w:rsidR="66F31ED5" w:rsidP="66F31ED5" w:rsidRDefault="66F31ED5" w14:paraId="2AA44C70" w14:textId="61722EE9">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55DFC6F9" w14:textId="42D9554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16.0%</w:t>
            </w:r>
          </w:p>
        </w:tc>
        <w:tc>
          <w:tcPr>
            <w:tcW w:w="1095" w:type="dxa"/>
            <w:tcBorders>
              <w:bottom w:val="single" w:sz="6"/>
            </w:tcBorders>
            <w:tcMar>
              <w:left w:w="90" w:type="dxa"/>
              <w:right w:w="90" w:type="dxa"/>
            </w:tcMar>
            <w:vAlign w:val="center"/>
          </w:tcPr>
          <w:p w:rsidR="66F31ED5" w:rsidP="66F31ED5" w:rsidRDefault="66F31ED5" w14:paraId="5848C297" w14:textId="2BC8E60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52</w:t>
            </w:r>
          </w:p>
        </w:tc>
        <w:tc>
          <w:tcPr>
            <w:tcW w:w="1365" w:type="dxa"/>
            <w:tcBorders>
              <w:bottom w:val="single" w:sz="6"/>
            </w:tcBorders>
            <w:tcMar>
              <w:left w:w="90" w:type="dxa"/>
              <w:right w:w="90" w:type="dxa"/>
            </w:tcMar>
            <w:vAlign w:val="center"/>
          </w:tcPr>
          <w:p w:rsidR="66F31ED5" w:rsidP="66F31ED5" w:rsidRDefault="66F31ED5" w14:paraId="7F2861D5" w14:textId="4924417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$70,761</w:t>
            </w:r>
          </w:p>
        </w:tc>
        <w:tc>
          <w:tcPr>
            <w:tcW w:w="2925" w:type="dxa"/>
            <w:tcBorders>
              <w:bottom w:val="single" w:sz="6"/>
            </w:tcBorders>
            <w:tcMar>
              <w:left w:w="90" w:type="dxa"/>
              <w:right w:w="90" w:type="dxa"/>
            </w:tcMar>
            <w:vAlign w:val="center"/>
          </w:tcPr>
          <w:p w:rsidR="66F31ED5" w:rsidP="66F31ED5" w:rsidRDefault="66F31ED5" w14:paraId="5A12A591" w14:textId="4FAB2FD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-$58,334 (95% CI -$80,561 to -$31,388)</w:t>
            </w:r>
          </w:p>
        </w:tc>
        <w:tc>
          <w:tcPr>
            <w:tcW w:w="1095" w:type="dxa"/>
            <w:tcBorders>
              <w:bottom w:val="single" w:sz="6"/>
              <w:right w:val="single" w:sz="6"/>
            </w:tcBorders>
            <w:tcMar>
              <w:left w:w="90" w:type="dxa"/>
              <w:right w:w="90" w:type="dxa"/>
            </w:tcMar>
            <w:vAlign w:val="center"/>
          </w:tcPr>
          <w:p w:rsidR="66F31ED5" w:rsidP="66F31ED5" w:rsidRDefault="66F31ED5" w14:paraId="60FA39AC" w14:textId="32BF1EB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&lt; 0.001</w:t>
            </w:r>
          </w:p>
        </w:tc>
      </w:tr>
    </w:tbl>
    <w:p w:rsidR="6A7B4749" w:rsidP="66F31ED5" w:rsidRDefault="6A7B4749" w14:paraId="43BAC54C" w14:textId="6D98624D">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A-9: Mixed or Unclassified Contributions by Region</w:t>
      </w:r>
    </w:p>
    <w:p w:rsidR="6A7B4749" w:rsidP="66F31ED5" w:rsidRDefault="6A7B4749" w14:paraId="6F672795" w14:textId="44B5363C">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1BD78492">
        <w:drawing>
          <wp:inline wp14:editId="753F4470" wp14:anchorId="368254F3">
            <wp:extent cx="5295900" cy="2924175"/>
            <wp:effectExtent l="0" t="0" r="0" b="0"/>
            <wp:docPr id="206900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00951" name="Picture 206900951"/>
                    <pic:cNvPicPr/>
                  </pic:nvPicPr>
                  <pic:blipFill>
                    <a:blip xmlns:r="http://schemas.openxmlformats.org/officeDocument/2006/relationships" r:embed="rId88914932">
                      <a:extLst>
                        <a:ext uri="{28A0092B-C50C-407E-A947-70E740481C1C}">
                          <a14:useLocalDpi xmlns:a14="http://schemas.microsoft.com/office/drawing/2010/main"/>
                        </a:ext>
                      </a:extLst>
                    </a:blip>
                    <a:stretch>
                      <a:fillRect/>
                    </a:stretch>
                  </pic:blipFill>
                  <pic:spPr>
                    <a:xfrm>
                      <a:off x="0" y="0"/>
                      <a:ext cx="5295900" cy="2924175"/>
                    </a:xfrm>
                    <a:prstGeom prst="rect">
                      <a:avLst/>
                    </a:prstGeom>
                  </pic:spPr>
                </pic:pic>
              </a:graphicData>
            </a:graphic>
          </wp:inline>
        </w:drawing>
      </w:r>
    </w:p>
    <w:p w:rsidR="6A7B4749" w:rsidP="66F31ED5" w:rsidRDefault="6A7B4749" w14:paraId="0DB66ABF" w14:textId="56EE0FDD">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A-10: Mixed or Unclassified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480B2C81">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7E6B20D5" w14:textId="4A60397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2089C43F" w14:textId="6274E96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6AAC1E71" w14:textId="613615E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7EA5C892" w14:textId="660BDA5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5B5974CD" w14:textId="4571DFB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0FC41B99" w14:textId="70FDC51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4BBF574B">
        <w:trPr>
          <w:trHeight w:val="285"/>
        </w:trPr>
        <w:tc>
          <w:tcPr>
            <w:tcW w:w="1035" w:type="dxa"/>
            <w:tcBorders>
              <w:left w:val="single" w:sz="6"/>
            </w:tcBorders>
            <w:tcMar>
              <w:left w:w="90" w:type="dxa"/>
              <w:right w:w="90" w:type="dxa"/>
            </w:tcMar>
            <w:vAlign w:val="center"/>
          </w:tcPr>
          <w:p w:rsidR="66F31ED5" w:rsidP="66F31ED5" w:rsidRDefault="66F31ED5" w14:paraId="270DC168" w14:textId="0F1D510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19473C72" w14:textId="7C1C62C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76.8%</w:t>
            </w:r>
          </w:p>
        </w:tc>
        <w:tc>
          <w:tcPr>
            <w:tcW w:w="1095" w:type="dxa"/>
            <w:tcMar>
              <w:left w:w="90" w:type="dxa"/>
              <w:right w:w="90" w:type="dxa"/>
            </w:tcMar>
            <w:vAlign w:val="center"/>
          </w:tcPr>
          <w:p w:rsidR="66F31ED5" w:rsidP="66F31ED5" w:rsidRDefault="66F31ED5" w14:paraId="39575AE0" w14:textId="527C4EB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324</w:t>
            </w:r>
          </w:p>
        </w:tc>
        <w:tc>
          <w:tcPr>
            <w:tcW w:w="1365" w:type="dxa"/>
            <w:tcMar>
              <w:left w:w="90" w:type="dxa"/>
              <w:right w:w="90" w:type="dxa"/>
            </w:tcMar>
            <w:vAlign w:val="center"/>
          </w:tcPr>
          <w:p w:rsidR="66F31ED5" w:rsidP="66F31ED5" w:rsidRDefault="66F31ED5" w14:paraId="58C6A41F" w14:textId="51E7266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$65,792</w:t>
            </w:r>
          </w:p>
        </w:tc>
        <w:tc>
          <w:tcPr>
            <w:tcW w:w="2925" w:type="dxa"/>
            <w:tcMar>
              <w:left w:w="90" w:type="dxa"/>
              <w:right w:w="90" w:type="dxa"/>
            </w:tcMar>
            <w:vAlign w:val="center"/>
          </w:tcPr>
          <w:p w:rsidR="66F31ED5" w:rsidP="66F31ED5" w:rsidRDefault="66F31ED5" w14:paraId="46C2CBA4" w14:textId="3EC1A70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1874DB25" w14:textId="4C87C7A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48DE5F76">
        <w:trPr>
          <w:trHeight w:val="285"/>
        </w:trPr>
        <w:tc>
          <w:tcPr>
            <w:tcW w:w="1035" w:type="dxa"/>
            <w:tcBorders>
              <w:left w:val="single" w:sz="6"/>
            </w:tcBorders>
            <w:tcMar>
              <w:left w:w="90" w:type="dxa"/>
              <w:right w:w="90" w:type="dxa"/>
            </w:tcMar>
            <w:vAlign w:val="center"/>
          </w:tcPr>
          <w:p w:rsidR="66F31ED5" w:rsidP="66F31ED5" w:rsidRDefault="66F31ED5" w14:paraId="127F115C" w14:textId="7514C530">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2E108E15" w14:textId="6CA2A56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68.4%</w:t>
            </w:r>
          </w:p>
        </w:tc>
        <w:tc>
          <w:tcPr>
            <w:tcW w:w="1095" w:type="dxa"/>
            <w:tcMar>
              <w:left w:w="90" w:type="dxa"/>
              <w:right w:w="90" w:type="dxa"/>
            </w:tcMar>
            <w:vAlign w:val="center"/>
          </w:tcPr>
          <w:p w:rsidR="66F31ED5" w:rsidP="66F31ED5" w:rsidRDefault="66F31ED5" w14:paraId="4AE3B46C" w14:textId="7E02670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227</w:t>
            </w:r>
          </w:p>
        </w:tc>
        <w:tc>
          <w:tcPr>
            <w:tcW w:w="1365" w:type="dxa"/>
            <w:tcMar>
              <w:left w:w="90" w:type="dxa"/>
              <w:right w:w="90" w:type="dxa"/>
            </w:tcMar>
            <w:vAlign w:val="center"/>
          </w:tcPr>
          <w:p w:rsidR="66F31ED5" w:rsidP="66F31ED5" w:rsidRDefault="66F31ED5" w14:paraId="05F28FF3" w14:textId="06F4E48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$83,785</w:t>
            </w:r>
          </w:p>
        </w:tc>
        <w:tc>
          <w:tcPr>
            <w:tcW w:w="2925" w:type="dxa"/>
            <w:tcMar>
              <w:left w:w="90" w:type="dxa"/>
              <w:right w:w="90" w:type="dxa"/>
            </w:tcMar>
            <w:vAlign w:val="center"/>
          </w:tcPr>
          <w:p w:rsidR="66F31ED5" w:rsidP="66F31ED5" w:rsidRDefault="66F31ED5" w14:paraId="0596E5B0" w14:textId="07C98F2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-$17,992 (95% CI -$49,754 to $8,827)</w:t>
            </w:r>
          </w:p>
        </w:tc>
        <w:tc>
          <w:tcPr>
            <w:tcW w:w="1095" w:type="dxa"/>
            <w:tcBorders>
              <w:right w:val="single" w:sz="6"/>
            </w:tcBorders>
            <w:tcMar>
              <w:left w:w="90" w:type="dxa"/>
              <w:right w:w="90" w:type="dxa"/>
            </w:tcMar>
            <w:vAlign w:val="center"/>
          </w:tcPr>
          <w:p w:rsidR="66F31ED5" w:rsidP="66F31ED5" w:rsidRDefault="66F31ED5" w14:paraId="594D2D5B" w14:textId="6B6AB97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0.157</w:t>
            </w:r>
          </w:p>
        </w:tc>
      </w:tr>
      <w:tr w:rsidR="66F31ED5" w:rsidTr="66F31ED5" w14:paraId="478C8477">
        <w:trPr>
          <w:trHeight w:val="285"/>
        </w:trPr>
        <w:tc>
          <w:tcPr>
            <w:tcW w:w="1035" w:type="dxa"/>
            <w:tcBorders>
              <w:left w:val="single" w:sz="6"/>
            </w:tcBorders>
            <w:tcMar>
              <w:left w:w="90" w:type="dxa"/>
              <w:right w:w="90" w:type="dxa"/>
            </w:tcMar>
            <w:vAlign w:val="center"/>
          </w:tcPr>
          <w:p w:rsidR="66F31ED5" w:rsidP="66F31ED5" w:rsidRDefault="66F31ED5" w14:paraId="310F620F" w14:textId="11E315AB">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664BE266" w14:textId="64DB020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77.7%</w:t>
            </w:r>
          </w:p>
        </w:tc>
        <w:tc>
          <w:tcPr>
            <w:tcW w:w="1095" w:type="dxa"/>
            <w:tcMar>
              <w:left w:w="90" w:type="dxa"/>
              <w:right w:w="90" w:type="dxa"/>
            </w:tcMar>
            <w:vAlign w:val="center"/>
          </w:tcPr>
          <w:p w:rsidR="66F31ED5" w:rsidP="66F31ED5" w:rsidRDefault="66F31ED5" w14:paraId="4AD031EA" w14:textId="43B290F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153</w:t>
            </w:r>
          </w:p>
        </w:tc>
        <w:tc>
          <w:tcPr>
            <w:tcW w:w="1365" w:type="dxa"/>
            <w:tcMar>
              <w:left w:w="90" w:type="dxa"/>
              <w:right w:w="90" w:type="dxa"/>
            </w:tcMar>
            <w:vAlign w:val="center"/>
          </w:tcPr>
          <w:p w:rsidR="66F31ED5" w:rsidP="66F31ED5" w:rsidRDefault="66F31ED5" w14:paraId="4F562906" w14:textId="25DC5B5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$92,278</w:t>
            </w:r>
          </w:p>
        </w:tc>
        <w:tc>
          <w:tcPr>
            <w:tcW w:w="2925" w:type="dxa"/>
            <w:tcMar>
              <w:left w:w="90" w:type="dxa"/>
              <w:right w:w="90" w:type="dxa"/>
            </w:tcMar>
            <w:vAlign w:val="center"/>
          </w:tcPr>
          <w:p w:rsidR="66F31ED5" w:rsidP="66F31ED5" w:rsidRDefault="66F31ED5" w14:paraId="73000BD3" w14:textId="6828D37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-$26,486 (95% CI -$50,596 to -$2,907)</w:t>
            </w:r>
          </w:p>
        </w:tc>
        <w:tc>
          <w:tcPr>
            <w:tcW w:w="1095" w:type="dxa"/>
            <w:tcBorders>
              <w:right w:val="single" w:sz="6"/>
            </w:tcBorders>
            <w:tcMar>
              <w:left w:w="90" w:type="dxa"/>
              <w:right w:w="90" w:type="dxa"/>
            </w:tcMar>
            <w:vAlign w:val="center"/>
          </w:tcPr>
          <w:p w:rsidR="66F31ED5" w:rsidP="66F31ED5" w:rsidRDefault="66F31ED5" w14:paraId="235FC5DE" w14:textId="2DF8005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0.033</w:t>
            </w:r>
          </w:p>
        </w:tc>
      </w:tr>
      <w:tr w:rsidR="66F31ED5" w:rsidTr="66F31ED5" w14:paraId="75B54FF2">
        <w:trPr>
          <w:trHeight w:val="285"/>
        </w:trPr>
        <w:tc>
          <w:tcPr>
            <w:tcW w:w="1035" w:type="dxa"/>
            <w:tcBorders>
              <w:left w:val="single" w:sz="6"/>
            </w:tcBorders>
            <w:tcMar>
              <w:left w:w="90" w:type="dxa"/>
              <w:right w:w="90" w:type="dxa"/>
            </w:tcMar>
            <w:vAlign w:val="center"/>
          </w:tcPr>
          <w:p w:rsidR="66F31ED5" w:rsidP="66F31ED5" w:rsidRDefault="66F31ED5" w14:paraId="6FDCCCFC" w14:textId="7DEA8CF9">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200DAC70" w14:textId="7B2C214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77.0%</w:t>
            </w:r>
          </w:p>
        </w:tc>
        <w:tc>
          <w:tcPr>
            <w:tcW w:w="1095" w:type="dxa"/>
            <w:tcMar>
              <w:left w:w="90" w:type="dxa"/>
              <w:right w:w="90" w:type="dxa"/>
            </w:tcMar>
            <w:vAlign w:val="center"/>
          </w:tcPr>
          <w:p w:rsidR="66F31ED5" w:rsidP="66F31ED5" w:rsidRDefault="66F31ED5" w14:paraId="303B0902" w14:textId="64B54C1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218</w:t>
            </w:r>
          </w:p>
        </w:tc>
        <w:tc>
          <w:tcPr>
            <w:tcW w:w="1365" w:type="dxa"/>
            <w:tcMar>
              <w:left w:w="90" w:type="dxa"/>
              <w:right w:w="90" w:type="dxa"/>
            </w:tcMar>
            <w:vAlign w:val="center"/>
          </w:tcPr>
          <w:p w:rsidR="66F31ED5" w:rsidP="66F31ED5" w:rsidRDefault="66F31ED5" w14:paraId="3B595026" w14:textId="0EDBD45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$88,552</w:t>
            </w:r>
          </w:p>
        </w:tc>
        <w:tc>
          <w:tcPr>
            <w:tcW w:w="2925" w:type="dxa"/>
            <w:tcMar>
              <w:left w:w="90" w:type="dxa"/>
              <w:right w:w="90" w:type="dxa"/>
            </w:tcMar>
            <w:vAlign w:val="center"/>
          </w:tcPr>
          <w:p w:rsidR="66F31ED5" w:rsidP="66F31ED5" w:rsidRDefault="66F31ED5" w14:paraId="0361ACF4" w14:textId="3BA05A6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-$22,760 (95% CI -$58,330 to $11,256)</w:t>
            </w:r>
          </w:p>
        </w:tc>
        <w:tc>
          <w:tcPr>
            <w:tcW w:w="1095" w:type="dxa"/>
            <w:tcBorders>
              <w:right w:val="single" w:sz="6"/>
            </w:tcBorders>
            <w:tcMar>
              <w:left w:w="90" w:type="dxa"/>
              <w:right w:w="90" w:type="dxa"/>
            </w:tcMar>
            <w:vAlign w:val="center"/>
          </w:tcPr>
          <w:p w:rsidR="66F31ED5" w:rsidP="66F31ED5" w:rsidRDefault="66F31ED5" w14:paraId="0D3F184E" w14:textId="259B933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0.099</w:t>
            </w:r>
          </w:p>
        </w:tc>
      </w:tr>
      <w:tr w:rsidR="66F31ED5" w:rsidTr="66F31ED5" w14:paraId="0622EC91">
        <w:trPr>
          <w:trHeight w:val="285"/>
        </w:trPr>
        <w:tc>
          <w:tcPr>
            <w:tcW w:w="1035" w:type="dxa"/>
            <w:tcBorders>
              <w:left w:val="single" w:sz="6"/>
              <w:bottom w:val="single" w:sz="6"/>
            </w:tcBorders>
            <w:tcMar>
              <w:left w:w="90" w:type="dxa"/>
              <w:right w:w="90" w:type="dxa"/>
            </w:tcMar>
            <w:vAlign w:val="center"/>
          </w:tcPr>
          <w:p w:rsidR="66F31ED5" w:rsidP="66F31ED5" w:rsidRDefault="66F31ED5" w14:paraId="01FB97D6" w14:textId="3E89E04B">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629C69A4" w14:textId="545FA90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67.1%</w:t>
            </w:r>
          </w:p>
        </w:tc>
        <w:tc>
          <w:tcPr>
            <w:tcW w:w="1095" w:type="dxa"/>
            <w:tcBorders>
              <w:bottom w:val="single" w:sz="6"/>
            </w:tcBorders>
            <w:tcMar>
              <w:left w:w="90" w:type="dxa"/>
              <w:right w:w="90" w:type="dxa"/>
            </w:tcMar>
            <w:vAlign w:val="center"/>
          </w:tcPr>
          <w:p w:rsidR="66F31ED5" w:rsidP="66F31ED5" w:rsidRDefault="66F31ED5" w14:paraId="195B21AF" w14:textId="20BDE4F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379</w:t>
            </w:r>
          </w:p>
        </w:tc>
        <w:tc>
          <w:tcPr>
            <w:tcW w:w="1365" w:type="dxa"/>
            <w:tcBorders>
              <w:bottom w:val="single" w:sz="6"/>
            </w:tcBorders>
            <w:tcMar>
              <w:left w:w="90" w:type="dxa"/>
              <w:right w:w="90" w:type="dxa"/>
            </w:tcMar>
            <w:vAlign w:val="center"/>
          </w:tcPr>
          <w:p w:rsidR="66F31ED5" w:rsidP="66F31ED5" w:rsidRDefault="66F31ED5" w14:paraId="448C1B83" w14:textId="4D0D284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$71,005</w:t>
            </w:r>
          </w:p>
        </w:tc>
        <w:tc>
          <w:tcPr>
            <w:tcW w:w="2925" w:type="dxa"/>
            <w:tcBorders>
              <w:bottom w:val="single" w:sz="6"/>
            </w:tcBorders>
            <w:tcMar>
              <w:left w:w="90" w:type="dxa"/>
              <w:right w:w="90" w:type="dxa"/>
            </w:tcMar>
            <w:vAlign w:val="center"/>
          </w:tcPr>
          <w:p w:rsidR="66F31ED5" w:rsidP="66F31ED5" w:rsidRDefault="66F31ED5" w14:paraId="2F7A518C" w14:textId="22D5CF1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-$5,212 (95% CI -$29,255 to $15,095)</w:t>
            </w:r>
          </w:p>
        </w:tc>
        <w:tc>
          <w:tcPr>
            <w:tcW w:w="1095" w:type="dxa"/>
            <w:tcBorders>
              <w:bottom w:val="single" w:sz="6"/>
              <w:right w:val="single" w:sz="6"/>
            </w:tcBorders>
            <w:tcMar>
              <w:left w:w="90" w:type="dxa"/>
              <w:right w:w="90" w:type="dxa"/>
            </w:tcMar>
            <w:vAlign w:val="center"/>
          </w:tcPr>
          <w:p w:rsidR="66F31ED5" w:rsidP="66F31ED5" w:rsidRDefault="66F31ED5" w14:paraId="577C43B4" w14:textId="4309EF9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0.619</w:t>
            </w:r>
          </w:p>
        </w:tc>
      </w:tr>
    </w:tbl>
    <w:p w:rsidR="6A7B4749" w:rsidP="66F31ED5" w:rsidRDefault="6A7B4749" w14:paraId="08BD234A" w14:textId="55D3759B">
      <w:pPr>
        <w:pStyle w:val="Table/FigureTitle"/>
        <w:keepNext w:val="1"/>
        <w:keepLines w:val="1"/>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A-10: Other Revenue by Region</w:t>
      </w:r>
    </w:p>
    <w:p w:rsidR="6A7B4749" w:rsidP="66F31ED5" w:rsidRDefault="6A7B4749" w14:paraId="2FEE7681" w14:textId="0BAB4EBF">
      <w:pPr>
        <w:keepNext w:val="1"/>
        <w:keepLines w:val="1"/>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1BD78492">
        <w:drawing>
          <wp:inline wp14:editId="078FA862" wp14:anchorId="22C2582E">
            <wp:extent cx="5295900" cy="2924175"/>
            <wp:effectExtent l="0" t="0" r="0" b="0"/>
            <wp:docPr id="135127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278746" name="Picture 1351278746"/>
                    <pic:cNvPicPr/>
                  </pic:nvPicPr>
                  <pic:blipFill>
                    <a:blip xmlns:r="http://schemas.openxmlformats.org/officeDocument/2006/relationships" r:embed="rId2083955639">
                      <a:extLst>
                        <a:ext uri="{28A0092B-C50C-407E-A947-70E740481C1C}">
                          <a14:useLocalDpi xmlns:a14="http://schemas.microsoft.com/office/drawing/2010/main"/>
                        </a:ext>
                      </a:extLst>
                    </a:blip>
                    <a:stretch>
                      <a:fillRect/>
                    </a:stretch>
                  </pic:blipFill>
                  <pic:spPr>
                    <a:xfrm>
                      <a:off x="0" y="0"/>
                      <a:ext cx="5295900" cy="2924175"/>
                    </a:xfrm>
                    <a:prstGeom prst="rect">
                      <a:avLst/>
                    </a:prstGeom>
                  </pic:spPr>
                </pic:pic>
              </a:graphicData>
            </a:graphic>
          </wp:inline>
        </w:drawing>
      </w:r>
    </w:p>
    <w:p w:rsidR="6A7B4749" w:rsidP="66F31ED5" w:rsidRDefault="6A7B4749" w14:paraId="706DF46B" w14:textId="3289AC52">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A-11: Other Revenue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5"/>
        <w:gridCol w:w="1035"/>
        <w:gridCol w:w="1095"/>
        <w:gridCol w:w="1365"/>
        <w:gridCol w:w="2925"/>
        <w:gridCol w:w="1095"/>
      </w:tblGrid>
      <w:tr w:rsidR="66F31ED5" w:rsidTr="66F31ED5" w14:paraId="2EC6ED1E">
        <w:trPr>
          <w:trHeight w:val="285"/>
        </w:trPr>
        <w:tc>
          <w:tcPr>
            <w:tcW w:w="1035" w:type="dxa"/>
            <w:tcBorders>
              <w:top w:val="single" w:sz="6"/>
              <w:left w:val="single" w:sz="6"/>
            </w:tcBorders>
            <w:shd w:val="clear" w:color="auto" w:fill="DEEAF0"/>
            <w:tcMar>
              <w:left w:w="90" w:type="dxa"/>
              <w:right w:w="90" w:type="dxa"/>
            </w:tcMar>
            <w:vAlign w:val="center"/>
          </w:tcPr>
          <w:p w:rsidR="66F31ED5" w:rsidP="66F31ED5" w:rsidRDefault="66F31ED5" w14:paraId="78E603F1" w14:textId="655921C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1035" w:type="dxa"/>
            <w:tcBorders>
              <w:top w:val="single" w:sz="6"/>
            </w:tcBorders>
            <w:shd w:val="clear" w:color="auto" w:fill="DEEAF0"/>
            <w:tcMar>
              <w:left w:w="90" w:type="dxa"/>
              <w:right w:w="90" w:type="dxa"/>
            </w:tcMar>
            <w:vAlign w:val="center"/>
          </w:tcPr>
          <w:p w:rsidR="66F31ED5" w:rsidP="66F31ED5" w:rsidRDefault="66F31ED5" w14:paraId="44CABB76" w14:textId="5A43CB6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Reporting rate</w:t>
            </w:r>
          </w:p>
        </w:tc>
        <w:tc>
          <w:tcPr>
            <w:tcW w:w="1095" w:type="dxa"/>
            <w:tcBorders>
              <w:top w:val="single" w:sz="6"/>
            </w:tcBorders>
            <w:shd w:val="clear" w:color="auto" w:fill="DEEAF0"/>
            <w:tcMar>
              <w:left w:w="90" w:type="dxa"/>
              <w:right w:w="90" w:type="dxa"/>
            </w:tcMar>
            <w:vAlign w:val="center"/>
          </w:tcPr>
          <w:p w:rsidR="66F31ED5" w:rsidP="66F31ED5" w:rsidRDefault="66F31ED5" w14:paraId="12D1FEAF" w14:textId="7EBE997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Positive reporters (n)</w:t>
            </w:r>
          </w:p>
        </w:tc>
        <w:tc>
          <w:tcPr>
            <w:tcW w:w="1365" w:type="dxa"/>
            <w:tcBorders>
              <w:top w:val="single" w:sz="6"/>
            </w:tcBorders>
            <w:shd w:val="clear" w:color="auto" w:fill="DEEAF0"/>
            <w:tcMar>
              <w:left w:w="90" w:type="dxa"/>
              <w:right w:w="90" w:type="dxa"/>
            </w:tcMar>
            <w:vAlign w:val="center"/>
          </w:tcPr>
          <w:p w:rsidR="66F31ED5" w:rsidP="66F31ED5" w:rsidRDefault="66F31ED5" w14:paraId="20D6272B" w14:textId="49A831A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c>
          <w:tcPr>
            <w:tcW w:w="2925" w:type="dxa"/>
            <w:tcBorders>
              <w:top w:val="single" w:sz="6"/>
            </w:tcBorders>
            <w:shd w:val="clear" w:color="auto" w:fill="DEEAF0"/>
            <w:tcMar>
              <w:left w:w="90" w:type="dxa"/>
              <w:right w:w="90" w:type="dxa"/>
            </w:tcMar>
            <w:vAlign w:val="center"/>
          </w:tcPr>
          <w:p w:rsidR="66F31ED5" w:rsidP="66F31ED5" w:rsidRDefault="66F31ED5" w14:paraId="0E7113F6" w14:textId="121FB62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Black Hills median minus benchmark median (95% bootstrap CI)</w:t>
            </w:r>
          </w:p>
        </w:tc>
        <w:tc>
          <w:tcPr>
            <w:tcW w:w="1095" w:type="dxa"/>
            <w:tcBorders>
              <w:top w:val="single" w:sz="6"/>
              <w:right w:val="single" w:sz="6"/>
            </w:tcBorders>
            <w:shd w:val="clear" w:color="auto" w:fill="DEEAF0"/>
            <w:tcMar>
              <w:left w:w="90" w:type="dxa"/>
              <w:right w:w="90" w:type="dxa"/>
            </w:tcMar>
            <w:vAlign w:val="center"/>
          </w:tcPr>
          <w:p w:rsidR="66F31ED5" w:rsidP="66F31ED5" w:rsidRDefault="66F31ED5" w14:paraId="7DBE5448" w14:textId="413FD89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Pairwise p-value vs Black Hills</w:t>
            </w:r>
          </w:p>
        </w:tc>
      </w:tr>
      <w:tr w:rsidR="66F31ED5" w:rsidTr="66F31ED5" w14:paraId="2F247F52">
        <w:trPr>
          <w:trHeight w:val="285"/>
        </w:trPr>
        <w:tc>
          <w:tcPr>
            <w:tcW w:w="1035" w:type="dxa"/>
            <w:tcBorders>
              <w:left w:val="single" w:sz="6"/>
            </w:tcBorders>
            <w:tcMar>
              <w:left w:w="90" w:type="dxa"/>
              <w:right w:w="90" w:type="dxa"/>
            </w:tcMar>
            <w:vAlign w:val="center"/>
          </w:tcPr>
          <w:p w:rsidR="66F31ED5" w:rsidP="66F31ED5" w:rsidRDefault="66F31ED5" w14:paraId="29F7BB4C" w14:textId="36E0421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90" w:type="dxa"/>
              <w:right w:w="90" w:type="dxa"/>
            </w:tcMar>
            <w:vAlign w:val="center"/>
          </w:tcPr>
          <w:p w:rsidR="66F31ED5" w:rsidP="66F31ED5" w:rsidRDefault="66F31ED5" w14:paraId="1BB5B66E" w14:textId="2CE811E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79.1%</w:t>
            </w:r>
          </w:p>
        </w:tc>
        <w:tc>
          <w:tcPr>
            <w:tcW w:w="1095" w:type="dxa"/>
            <w:tcMar>
              <w:left w:w="90" w:type="dxa"/>
              <w:right w:w="90" w:type="dxa"/>
            </w:tcMar>
            <w:vAlign w:val="center"/>
          </w:tcPr>
          <w:p w:rsidR="66F31ED5" w:rsidP="66F31ED5" w:rsidRDefault="66F31ED5" w14:paraId="643ED532" w14:textId="23B563D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334</w:t>
            </w:r>
          </w:p>
        </w:tc>
        <w:tc>
          <w:tcPr>
            <w:tcW w:w="1365" w:type="dxa"/>
            <w:tcMar>
              <w:left w:w="90" w:type="dxa"/>
              <w:right w:w="90" w:type="dxa"/>
            </w:tcMar>
            <w:vAlign w:val="center"/>
          </w:tcPr>
          <w:p w:rsidR="66F31ED5" w:rsidP="66F31ED5" w:rsidRDefault="66F31ED5" w14:paraId="552BDC31" w14:textId="3F2C44E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$14,805</w:t>
            </w:r>
          </w:p>
        </w:tc>
        <w:tc>
          <w:tcPr>
            <w:tcW w:w="2925" w:type="dxa"/>
            <w:tcMar>
              <w:left w:w="90" w:type="dxa"/>
              <w:right w:w="90" w:type="dxa"/>
            </w:tcMar>
            <w:vAlign w:val="center"/>
          </w:tcPr>
          <w:p w:rsidR="66F31ED5" w:rsidP="66F31ED5" w:rsidRDefault="66F31ED5" w14:paraId="198EC158" w14:textId="5CA4AB7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095" w:type="dxa"/>
            <w:tcBorders>
              <w:right w:val="single" w:sz="6"/>
            </w:tcBorders>
            <w:tcMar>
              <w:left w:w="90" w:type="dxa"/>
              <w:right w:w="90" w:type="dxa"/>
            </w:tcMar>
            <w:vAlign w:val="center"/>
          </w:tcPr>
          <w:p w:rsidR="66F31ED5" w:rsidP="66F31ED5" w:rsidRDefault="66F31ED5" w14:paraId="167D254E" w14:textId="5117AA0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66F31ED5" w:rsidTr="66F31ED5" w14:paraId="10D7B9A1">
        <w:trPr>
          <w:trHeight w:val="285"/>
        </w:trPr>
        <w:tc>
          <w:tcPr>
            <w:tcW w:w="1035" w:type="dxa"/>
            <w:tcBorders>
              <w:left w:val="single" w:sz="6"/>
            </w:tcBorders>
            <w:tcMar>
              <w:left w:w="90" w:type="dxa"/>
              <w:right w:w="90" w:type="dxa"/>
            </w:tcMar>
            <w:vAlign w:val="center"/>
          </w:tcPr>
          <w:p w:rsidR="66F31ED5" w:rsidP="66F31ED5" w:rsidRDefault="66F31ED5" w14:paraId="2EE40C04" w14:textId="7368721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90" w:type="dxa"/>
              <w:right w:w="90" w:type="dxa"/>
            </w:tcMar>
            <w:vAlign w:val="center"/>
          </w:tcPr>
          <w:p w:rsidR="66F31ED5" w:rsidP="66F31ED5" w:rsidRDefault="66F31ED5" w14:paraId="0C845034" w14:textId="07653E1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81.0%</w:t>
            </w:r>
          </w:p>
        </w:tc>
        <w:tc>
          <w:tcPr>
            <w:tcW w:w="1095" w:type="dxa"/>
            <w:tcMar>
              <w:left w:w="90" w:type="dxa"/>
              <w:right w:w="90" w:type="dxa"/>
            </w:tcMar>
            <w:vAlign w:val="center"/>
          </w:tcPr>
          <w:p w:rsidR="66F31ED5" w:rsidP="66F31ED5" w:rsidRDefault="66F31ED5" w14:paraId="1DC38F87" w14:textId="6E17222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269</w:t>
            </w:r>
          </w:p>
        </w:tc>
        <w:tc>
          <w:tcPr>
            <w:tcW w:w="1365" w:type="dxa"/>
            <w:tcMar>
              <w:left w:w="90" w:type="dxa"/>
              <w:right w:w="90" w:type="dxa"/>
            </w:tcMar>
            <w:vAlign w:val="center"/>
          </w:tcPr>
          <w:p w:rsidR="66F31ED5" w:rsidP="66F31ED5" w:rsidRDefault="66F31ED5" w14:paraId="603F0A12" w14:textId="168B2C8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$27,630</w:t>
            </w:r>
          </w:p>
        </w:tc>
        <w:tc>
          <w:tcPr>
            <w:tcW w:w="2925" w:type="dxa"/>
            <w:tcMar>
              <w:left w:w="90" w:type="dxa"/>
              <w:right w:w="90" w:type="dxa"/>
            </w:tcMar>
            <w:vAlign w:val="center"/>
          </w:tcPr>
          <w:p w:rsidR="66F31ED5" w:rsidP="66F31ED5" w:rsidRDefault="66F31ED5" w14:paraId="0E5FFE04" w14:textId="3167C81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-$12,825 (95% CI -$22,923 to -$1,324)</w:t>
            </w:r>
          </w:p>
        </w:tc>
        <w:tc>
          <w:tcPr>
            <w:tcW w:w="1095" w:type="dxa"/>
            <w:tcBorders>
              <w:right w:val="single" w:sz="6"/>
            </w:tcBorders>
            <w:tcMar>
              <w:left w:w="90" w:type="dxa"/>
              <w:right w:w="90" w:type="dxa"/>
            </w:tcMar>
            <w:vAlign w:val="center"/>
          </w:tcPr>
          <w:p w:rsidR="66F31ED5" w:rsidP="66F31ED5" w:rsidRDefault="66F31ED5" w14:paraId="4229724B" w14:textId="3497B87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0.010</w:t>
            </w:r>
          </w:p>
        </w:tc>
      </w:tr>
      <w:tr w:rsidR="66F31ED5" w:rsidTr="66F31ED5" w14:paraId="313D6EA8">
        <w:trPr>
          <w:trHeight w:val="285"/>
        </w:trPr>
        <w:tc>
          <w:tcPr>
            <w:tcW w:w="1035" w:type="dxa"/>
            <w:tcBorders>
              <w:left w:val="single" w:sz="6"/>
            </w:tcBorders>
            <w:tcMar>
              <w:left w:w="90" w:type="dxa"/>
              <w:right w:w="90" w:type="dxa"/>
            </w:tcMar>
            <w:vAlign w:val="center"/>
          </w:tcPr>
          <w:p w:rsidR="66F31ED5" w:rsidP="66F31ED5" w:rsidRDefault="66F31ED5" w14:paraId="5D9420B1" w14:textId="0655EE83">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90" w:type="dxa"/>
              <w:right w:w="90" w:type="dxa"/>
            </w:tcMar>
            <w:vAlign w:val="center"/>
          </w:tcPr>
          <w:p w:rsidR="66F31ED5" w:rsidP="66F31ED5" w:rsidRDefault="66F31ED5" w14:paraId="58826D14" w14:textId="5306D3F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72.6%</w:t>
            </w:r>
          </w:p>
        </w:tc>
        <w:tc>
          <w:tcPr>
            <w:tcW w:w="1095" w:type="dxa"/>
            <w:tcMar>
              <w:left w:w="90" w:type="dxa"/>
              <w:right w:w="90" w:type="dxa"/>
            </w:tcMar>
            <w:vAlign w:val="center"/>
          </w:tcPr>
          <w:p w:rsidR="66F31ED5" w:rsidP="66F31ED5" w:rsidRDefault="66F31ED5" w14:paraId="0AB567D4" w14:textId="70DB277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143</w:t>
            </w:r>
          </w:p>
        </w:tc>
        <w:tc>
          <w:tcPr>
            <w:tcW w:w="1365" w:type="dxa"/>
            <w:tcMar>
              <w:left w:w="90" w:type="dxa"/>
              <w:right w:w="90" w:type="dxa"/>
            </w:tcMar>
            <w:vAlign w:val="center"/>
          </w:tcPr>
          <w:p w:rsidR="66F31ED5" w:rsidP="66F31ED5" w:rsidRDefault="66F31ED5" w14:paraId="01214B00" w14:textId="56852E2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$21,811</w:t>
            </w:r>
          </w:p>
        </w:tc>
        <w:tc>
          <w:tcPr>
            <w:tcW w:w="2925" w:type="dxa"/>
            <w:tcMar>
              <w:left w:w="90" w:type="dxa"/>
              <w:right w:w="90" w:type="dxa"/>
            </w:tcMar>
            <w:vAlign w:val="center"/>
          </w:tcPr>
          <w:p w:rsidR="66F31ED5" w:rsidP="66F31ED5" w:rsidRDefault="66F31ED5" w14:paraId="3B268A75" w14:textId="52C5A78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-$7,006 (95% CI -$27,475 to $6,558)</w:t>
            </w:r>
          </w:p>
        </w:tc>
        <w:tc>
          <w:tcPr>
            <w:tcW w:w="1095" w:type="dxa"/>
            <w:tcBorders>
              <w:right w:val="single" w:sz="6"/>
            </w:tcBorders>
            <w:tcMar>
              <w:left w:w="90" w:type="dxa"/>
              <w:right w:w="90" w:type="dxa"/>
            </w:tcMar>
            <w:vAlign w:val="center"/>
          </w:tcPr>
          <w:p w:rsidR="66F31ED5" w:rsidP="66F31ED5" w:rsidRDefault="66F31ED5" w14:paraId="522DA63D" w14:textId="588DD07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0.292</w:t>
            </w:r>
          </w:p>
        </w:tc>
      </w:tr>
      <w:tr w:rsidR="66F31ED5" w:rsidTr="66F31ED5" w14:paraId="5C3E7D89">
        <w:trPr>
          <w:trHeight w:val="285"/>
        </w:trPr>
        <w:tc>
          <w:tcPr>
            <w:tcW w:w="1035" w:type="dxa"/>
            <w:tcBorders>
              <w:left w:val="single" w:sz="6"/>
            </w:tcBorders>
            <w:tcMar>
              <w:left w:w="90" w:type="dxa"/>
              <w:right w:w="90" w:type="dxa"/>
            </w:tcMar>
            <w:vAlign w:val="center"/>
          </w:tcPr>
          <w:p w:rsidR="66F31ED5" w:rsidP="66F31ED5" w:rsidRDefault="66F31ED5" w14:paraId="15141841" w14:textId="400E873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90" w:type="dxa"/>
              <w:right w:w="90" w:type="dxa"/>
            </w:tcMar>
            <w:vAlign w:val="center"/>
          </w:tcPr>
          <w:p w:rsidR="66F31ED5" w:rsidP="66F31ED5" w:rsidRDefault="66F31ED5" w14:paraId="4A182D06" w14:textId="4F6E8B0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79.9%</w:t>
            </w:r>
          </w:p>
        </w:tc>
        <w:tc>
          <w:tcPr>
            <w:tcW w:w="1095" w:type="dxa"/>
            <w:tcMar>
              <w:left w:w="90" w:type="dxa"/>
              <w:right w:w="90" w:type="dxa"/>
            </w:tcMar>
            <w:vAlign w:val="center"/>
          </w:tcPr>
          <w:p w:rsidR="66F31ED5" w:rsidP="66F31ED5" w:rsidRDefault="66F31ED5" w14:paraId="23B005A0" w14:textId="1570B26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226</w:t>
            </w:r>
          </w:p>
        </w:tc>
        <w:tc>
          <w:tcPr>
            <w:tcW w:w="1365" w:type="dxa"/>
            <w:tcMar>
              <w:left w:w="90" w:type="dxa"/>
              <w:right w:w="90" w:type="dxa"/>
            </w:tcMar>
            <w:vAlign w:val="center"/>
          </w:tcPr>
          <w:p w:rsidR="66F31ED5" w:rsidP="66F31ED5" w:rsidRDefault="66F31ED5" w14:paraId="181D257C" w14:textId="275B92F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$15,612</w:t>
            </w:r>
          </w:p>
        </w:tc>
        <w:tc>
          <w:tcPr>
            <w:tcW w:w="2925" w:type="dxa"/>
            <w:tcMar>
              <w:left w:w="90" w:type="dxa"/>
              <w:right w:w="90" w:type="dxa"/>
            </w:tcMar>
            <w:vAlign w:val="center"/>
          </w:tcPr>
          <w:p w:rsidR="66F31ED5" w:rsidP="66F31ED5" w:rsidRDefault="66F31ED5" w14:paraId="4109EC5D" w14:textId="71920DE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-$807 (95% CI -$8,600 to $7,563)</w:t>
            </w:r>
          </w:p>
        </w:tc>
        <w:tc>
          <w:tcPr>
            <w:tcW w:w="1095" w:type="dxa"/>
            <w:tcBorders>
              <w:right w:val="single" w:sz="6"/>
            </w:tcBorders>
            <w:tcMar>
              <w:left w:w="90" w:type="dxa"/>
              <w:right w:w="90" w:type="dxa"/>
            </w:tcMar>
            <w:vAlign w:val="center"/>
          </w:tcPr>
          <w:p w:rsidR="66F31ED5" w:rsidP="66F31ED5" w:rsidRDefault="66F31ED5" w14:paraId="1686ACBE" w14:textId="20EBBCD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0.697</w:t>
            </w:r>
          </w:p>
        </w:tc>
      </w:tr>
      <w:tr w:rsidR="66F31ED5" w:rsidTr="66F31ED5" w14:paraId="2D5BBBFC">
        <w:trPr>
          <w:trHeight w:val="285"/>
        </w:trPr>
        <w:tc>
          <w:tcPr>
            <w:tcW w:w="1035" w:type="dxa"/>
            <w:tcBorders>
              <w:left w:val="single" w:sz="6"/>
              <w:bottom w:val="single" w:sz="6"/>
            </w:tcBorders>
            <w:tcMar>
              <w:left w:w="90" w:type="dxa"/>
              <w:right w:w="90" w:type="dxa"/>
            </w:tcMar>
            <w:vAlign w:val="center"/>
          </w:tcPr>
          <w:p w:rsidR="66F31ED5" w:rsidP="66F31ED5" w:rsidRDefault="66F31ED5" w14:paraId="52354B9B" w14:textId="6001106B">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Borders>
              <w:bottom w:val="single" w:sz="6"/>
            </w:tcBorders>
            <w:tcMar>
              <w:left w:w="90" w:type="dxa"/>
              <w:right w:w="90" w:type="dxa"/>
            </w:tcMar>
            <w:vAlign w:val="center"/>
          </w:tcPr>
          <w:p w:rsidR="66F31ED5" w:rsidP="66F31ED5" w:rsidRDefault="66F31ED5" w14:paraId="12B7C0AE" w14:textId="5C994E3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80.4%</w:t>
            </w:r>
          </w:p>
        </w:tc>
        <w:tc>
          <w:tcPr>
            <w:tcW w:w="1095" w:type="dxa"/>
            <w:tcBorders>
              <w:bottom w:val="single" w:sz="6"/>
            </w:tcBorders>
            <w:tcMar>
              <w:left w:w="90" w:type="dxa"/>
              <w:right w:w="90" w:type="dxa"/>
            </w:tcMar>
            <w:vAlign w:val="center"/>
          </w:tcPr>
          <w:p w:rsidR="66F31ED5" w:rsidP="66F31ED5" w:rsidRDefault="66F31ED5" w14:paraId="22F4477E" w14:textId="2C7BA09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454</w:t>
            </w:r>
          </w:p>
        </w:tc>
        <w:tc>
          <w:tcPr>
            <w:tcW w:w="1365" w:type="dxa"/>
            <w:tcBorders>
              <w:bottom w:val="single" w:sz="6"/>
            </w:tcBorders>
            <w:tcMar>
              <w:left w:w="90" w:type="dxa"/>
              <w:right w:w="90" w:type="dxa"/>
            </w:tcMar>
            <w:vAlign w:val="center"/>
          </w:tcPr>
          <w:p w:rsidR="66F31ED5" w:rsidP="66F31ED5" w:rsidRDefault="66F31ED5" w14:paraId="3217EB40" w14:textId="41E94FB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$32,467</w:t>
            </w:r>
          </w:p>
        </w:tc>
        <w:tc>
          <w:tcPr>
            <w:tcW w:w="2925" w:type="dxa"/>
            <w:tcBorders>
              <w:bottom w:val="single" w:sz="6"/>
            </w:tcBorders>
            <w:tcMar>
              <w:left w:w="90" w:type="dxa"/>
              <w:right w:w="90" w:type="dxa"/>
            </w:tcMar>
            <w:vAlign w:val="center"/>
          </w:tcPr>
          <w:p w:rsidR="66F31ED5" w:rsidP="66F31ED5" w:rsidRDefault="66F31ED5" w14:paraId="09DE9DBB" w14:textId="19B4B0B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-$17,662 (95% CI -$25,196 to -$6,938)</w:t>
            </w:r>
          </w:p>
        </w:tc>
        <w:tc>
          <w:tcPr>
            <w:tcW w:w="1095" w:type="dxa"/>
            <w:tcBorders>
              <w:bottom w:val="single" w:sz="6"/>
              <w:right w:val="single" w:sz="6"/>
            </w:tcBorders>
            <w:tcMar>
              <w:left w:w="90" w:type="dxa"/>
              <w:right w:w="90" w:type="dxa"/>
            </w:tcMar>
            <w:vAlign w:val="center"/>
          </w:tcPr>
          <w:p w:rsidR="66F31ED5" w:rsidP="66F31ED5" w:rsidRDefault="66F31ED5" w14:paraId="2C3722CE" w14:textId="3D7135C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0.001</w:t>
            </w:r>
          </w:p>
        </w:tc>
      </w:tr>
    </w:tbl>
    <w:p w:rsidR="6A7B4749" w:rsidP="66F31ED5" w:rsidRDefault="6A7B4749" w14:paraId="3AD47D66" w14:textId="3ADBBFF4">
      <w:pPr>
        <w:pStyle w:val="Table/FigureTitle"/>
        <w:keepNext w:val="1"/>
        <w:keepLines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66F31ED5" w:rsidR="1BD78492">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A-12: Revenue Source Definitions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440"/>
        <w:gridCol w:w="2835"/>
        <w:gridCol w:w="4320"/>
      </w:tblGrid>
      <w:tr w:rsidR="66F31ED5" w:rsidTr="66F31ED5" w14:paraId="468A459E">
        <w:trPr>
          <w:trHeight w:val="285"/>
        </w:trPr>
        <w:tc>
          <w:tcPr>
            <w:tcW w:w="1440" w:type="dxa"/>
            <w:tcBorders>
              <w:top w:val="single" w:sz="6"/>
              <w:left w:val="single" w:sz="6"/>
            </w:tcBorders>
            <w:shd w:val="clear" w:color="auto" w:fill="DEEAF0"/>
            <w:tcMar>
              <w:left w:w="90" w:type="dxa"/>
              <w:right w:w="90" w:type="dxa"/>
            </w:tcMar>
            <w:vAlign w:val="center"/>
          </w:tcPr>
          <w:p w:rsidR="66F31ED5" w:rsidP="66F31ED5" w:rsidRDefault="66F31ED5" w14:paraId="52014BE0" w14:textId="645832C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Revenue source</w:t>
            </w:r>
          </w:p>
        </w:tc>
        <w:tc>
          <w:tcPr>
            <w:tcW w:w="2835" w:type="dxa"/>
            <w:tcBorders>
              <w:top w:val="single" w:sz="6"/>
            </w:tcBorders>
            <w:shd w:val="clear" w:color="auto" w:fill="DEEAF0"/>
            <w:tcMar>
              <w:left w:w="90" w:type="dxa"/>
              <w:right w:w="90" w:type="dxa"/>
            </w:tcMar>
            <w:vAlign w:val="center"/>
          </w:tcPr>
          <w:p w:rsidR="66F31ED5" w:rsidP="66F31ED5" w:rsidRDefault="66F31ED5" w14:paraId="1F61F8F9" w14:textId="12F043A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What it measures</w:t>
            </w:r>
          </w:p>
        </w:tc>
        <w:tc>
          <w:tcPr>
            <w:tcW w:w="4320" w:type="dxa"/>
            <w:tcBorders>
              <w:top w:val="single" w:sz="6"/>
              <w:right w:val="single" w:sz="6"/>
            </w:tcBorders>
            <w:shd w:val="clear" w:color="auto" w:fill="DEEAF0"/>
            <w:tcMar>
              <w:left w:w="90" w:type="dxa"/>
              <w:right w:w="90" w:type="dxa"/>
            </w:tcMar>
            <w:vAlign w:val="center"/>
          </w:tcPr>
          <w:p w:rsidR="66F31ED5" w:rsidP="66F31ED5" w:rsidRDefault="66F31ED5" w14:paraId="6988173F" w14:textId="57D8786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1"/>
                <w:bCs w:val="1"/>
                <w:i w:val="0"/>
                <w:iCs w:val="0"/>
                <w:strike w:val="0"/>
                <w:dstrike w:val="0"/>
                <w:color w:val="000000" w:themeColor="text1" w:themeTint="FF" w:themeShade="FF"/>
                <w:sz w:val="16"/>
                <w:szCs w:val="16"/>
                <w:u w:val="none"/>
                <w:lang w:val="en-US"/>
              </w:rPr>
              <w:t>How it is reported on IRS filings</w:t>
            </w:r>
          </w:p>
        </w:tc>
      </w:tr>
      <w:tr w:rsidR="66F31ED5" w:rsidTr="66F31ED5" w14:paraId="585A2361">
        <w:trPr>
          <w:trHeight w:val="285"/>
        </w:trPr>
        <w:tc>
          <w:tcPr>
            <w:tcW w:w="1440" w:type="dxa"/>
            <w:tcBorders>
              <w:left w:val="single" w:sz="6"/>
            </w:tcBorders>
            <w:tcMar>
              <w:left w:w="90" w:type="dxa"/>
              <w:right w:w="90" w:type="dxa"/>
            </w:tcMar>
            <w:vAlign w:val="center"/>
          </w:tcPr>
          <w:p w:rsidR="66F31ED5" w:rsidP="66F31ED5" w:rsidRDefault="66F31ED5" w14:paraId="6A38602C" w14:textId="35B5E919">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Total revenue</w:t>
            </w:r>
          </w:p>
        </w:tc>
        <w:tc>
          <w:tcPr>
            <w:tcW w:w="2835" w:type="dxa"/>
            <w:tcMar>
              <w:left w:w="90" w:type="dxa"/>
              <w:right w:w="90" w:type="dxa"/>
            </w:tcMar>
            <w:vAlign w:val="center"/>
          </w:tcPr>
          <w:p w:rsidR="66F31ED5" w:rsidP="66F31ED5" w:rsidRDefault="66F31ED5" w14:paraId="41883797" w14:textId="723117E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All reported revenue for the organization in tax year 2022.</w:t>
            </w:r>
          </w:p>
        </w:tc>
        <w:tc>
          <w:tcPr>
            <w:tcW w:w="4320" w:type="dxa"/>
            <w:tcBorders>
              <w:right w:val="single" w:sz="6"/>
            </w:tcBorders>
            <w:tcMar>
              <w:left w:w="90" w:type="dxa"/>
              <w:right w:w="90" w:type="dxa"/>
            </w:tcMar>
            <w:vAlign w:val="center"/>
          </w:tcPr>
          <w:p w:rsidR="66F31ED5" w:rsidP="66F31ED5" w:rsidRDefault="66F31ED5" w14:paraId="3C168396" w14:textId="6FD2B13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Form 990-EZ, and Form 990-PF totals.</w:t>
            </w:r>
          </w:p>
        </w:tc>
      </w:tr>
      <w:tr w:rsidR="66F31ED5" w:rsidTr="66F31ED5" w14:paraId="06CEB1AA">
        <w:trPr>
          <w:trHeight w:val="285"/>
        </w:trPr>
        <w:tc>
          <w:tcPr>
            <w:tcW w:w="1440" w:type="dxa"/>
            <w:tcBorders>
              <w:left w:val="single" w:sz="6"/>
            </w:tcBorders>
            <w:tcMar>
              <w:left w:w="90" w:type="dxa"/>
              <w:right w:w="90" w:type="dxa"/>
            </w:tcMar>
            <w:vAlign w:val="center"/>
          </w:tcPr>
          <w:p w:rsidR="66F31ED5" w:rsidP="66F31ED5" w:rsidRDefault="66F31ED5" w14:paraId="1D1DEFB3" w14:textId="64D14364">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Total contributions</w:t>
            </w:r>
          </w:p>
        </w:tc>
        <w:tc>
          <w:tcPr>
            <w:tcW w:w="2835" w:type="dxa"/>
            <w:tcMar>
              <w:left w:w="90" w:type="dxa"/>
              <w:right w:w="90" w:type="dxa"/>
            </w:tcMar>
            <w:vAlign w:val="center"/>
          </w:tcPr>
          <w:p w:rsidR="66F31ED5" w:rsidP="66F31ED5" w:rsidRDefault="66F31ED5" w14:paraId="45A784F6" w14:textId="3332862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Total reported contributions, gifts, grants, and similar amounts.</w:t>
            </w:r>
          </w:p>
        </w:tc>
        <w:tc>
          <w:tcPr>
            <w:tcW w:w="4320" w:type="dxa"/>
            <w:tcBorders>
              <w:right w:val="single" w:sz="6"/>
            </w:tcBorders>
            <w:tcMar>
              <w:left w:w="90" w:type="dxa"/>
              <w:right w:w="90" w:type="dxa"/>
            </w:tcMar>
            <w:vAlign w:val="center"/>
          </w:tcPr>
          <w:p w:rsidR="66F31ED5" w:rsidP="66F31ED5" w:rsidRDefault="66F31ED5" w14:paraId="2B462AC3" w14:textId="16821B1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Form 990-EZ, and Form 990-PF totals.</w:t>
            </w:r>
          </w:p>
        </w:tc>
      </w:tr>
      <w:tr w:rsidR="66F31ED5" w:rsidTr="66F31ED5" w14:paraId="31600B16">
        <w:trPr>
          <w:trHeight w:val="285"/>
        </w:trPr>
        <w:tc>
          <w:tcPr>
            <w:tcW w:w="1440" w:type="dxa"/>
            <w:tcBorders>
              <w:left w:val="single" w:sz="6"/>
            </w:tcBorders>
            <w:tcMar>
              <w:left w:w="90" w:type="dxa"/>
              <w:right w:w="90" w:type="dxa"/>
            </w:tcMar>
            <w:vAlign w:val="center"/>
          </w:tcPr>
          <w:p w:rsidR="66F31ED5" w:rsidP="66F31ED5" w:rsidRDefault="66F31ED5" w14:paraId="23DDA428" w14:textId="70DD16B2">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Program service revenue</w:t>
            </w:r>
          </w:p>
        </w:tc>
        <w:tc>
          <w:tcPr>
            <w:tcW w:w="2835" w:type="dxa"/>
            <w:tcMar>
              <w:left w:w="90" w:type="dxa"/>
              <w:right w:w="90" w:type="dxa"/>
            </w:tcMar>
            <w:vAlign w:val="center"/>
          </w:tcPr>
          <w:p w:rsidR="66F31ED5" w:rsidP="66F31ED5" w:rsidRDefault="66F31ED5" w14:paraId="32AC5631" w14:textId="61137D0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Money earned from services, programs, fees, or sales related to the organization's mission.</w:t>
            </w:r>
          </w:p>
        </w:tc>
        <w:tc>
          <w:tcPr>
            <w:tcW w:w="4320" w:type="dxa"/>
            <w:tcBorders>
              <w:right w:val="single" w:sz="6"/>
            </w:tcBorders>
            <w:tcMar>
              <w:left w:w="90" w:type="dxa"/>
              <w:right w:w="90" w:type="dxa"/>
            </w:tcMar>
            <w:vAlign w:val="center"/>
          </w:tcPr>
          <w:p w:rsidR="66F31ED5" w:rsidP="66F31ED5" w:rsidRDefault="66F31ED5" w14:paraId="08E8A824" w14:textId="7452A4C7">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and Form 990-EZ; not comparable on Form 990-PF.</w:t>
            </w:r>
          </w:p>
        </w:tc>
      </w:tr>
      <w:tr w:rsidR="66F31ED5" w:rsidTr="66F31ED5" w14:paraId="5E9F5598">
        <w:trPr>
          <w:trHeight w:val="285"/>
        </w:trPr>
        <w:tc>
          <w:tcPr>
            <w:tcW w:w="1440" w:type="dxa"/>
            <w:tcBorders>
              <w:left w:val="single" w:sz="6"/>
            </w:tcBorders>
            <w:tcMar>
              <w:left w:w="90" w:type="dxa"/>
              <w:right w:w="90" w:type="dxa"/>
            </w:tcMar>
            <w:vAlign w:val="center"/>
          </w:tcPr>
          <w:p w:rsidR="66F31ED5" w:rsidP="66F31ED5" w:rsidRDefault="66F31ED5" w14:paraId="537919A9" w14:textId="3869B21E">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Government grants received</w:t>
            </w:r>
          </w:p>
        </w:tc>
        <w:tc>
          <w:tcPr>
            <w:tcW w:w="2835" w:type="dxa"/>
            <w:tcMar>
              <w:left w:w="90" w:type="dxa"/>
              <w:right w:w="90" w:type="dxa"/>
            </w:tcMar>
            <w:vAlign w:val="center"/>
          </w:tcPr>
          <w:p w:rsidR="66F31ED5" w:rsidP="66F31ED5" w:rsidRDefault="66F31ED5" w14:paraId="23509783" w14:textId="431CE3C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Funds reported from government sources.</w:t>
            </w:r>
          </w:p>
        </w:tc>
        <w:tc>
          <w:tcPr>
            <w:tcW w:w="4320" w:type="dxa"/>
            <w:tcBorders>
              <w:right w:val="single" w:sz="6"/>
            </w:tcBorders>
            <w:tcMar>
              <w:left w:w="90" w:type="dxa"/>
              <w:right w:w="90" w:type="dxa"/>
            </w:tcMar>
            <w:vAlign w:val="center"/>
          </w:tcPr>
          <w:p w:rsidR="66F31ED5" w:rsidP="66F31ED5" w:rsidRDefault="66F31ED5" w14:paraId="6B4D5805" w14:textId="4E59AB3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Part VIII Line 1e; comparisons use Form 990 filers only.</w:t>
            </w:r>
          </w:p>
        </w:tc>
      </w:tr>
      <w:tr w:rsidR="66F31ED5" w:rsidTr="66F31ED5" w14:paraId="185E2FBB">
        <w:trPr>
          <w:trHeight w:val="285"/>
        </w:trPr>
        <w:tc>
          <w:tcPr>
            <w:tcW w:w="1440" w:type="dxa"/>
            <w:tcBorders>
              <w:left w:val="single" w:sz="6"/>
            </w:tcBorders>
            <w:tcMar>
              <w:left w:w="90" w:type="dxa"/>
              <w:right w:w="90" w:type="dxa"/>
            </w:tcMar>
            <w:vAlign w:val="center"/>
          </w:tcPr>
          <w:p w:rsidR="66F31ED5" w:rsidP="66F31ED5" w:rsidRDefault="66F31ED5" w14:paraId="515F345A" w14:textId="080E8348">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Federated campaign contributions</w:t>
            </w:r>
          </w:p>
        </w:tc>
        <w:tc>
          <w:tcPr>
            <w:tcW w:w="2835" w:type="dxa"/>
            <w:tcMar>
              <w:left w:w="90" w:type="dxa"/>
              <w:right w:w="90" w:type="dxa"/>
            </w:tcMar>
            <w:vAlign w:val="center"/>
          </w:tcPr>
          <w:p w:rsidR="66F31ED5" w:rsidP="66F31ED5" w:rsidRDefault="66F31ED5" w14:paraId="012DCE66" w14:textId="5A78297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Support reported through federated campaigns (for example, United Way-style allocations).</w:t>
            </w:r>
          </w:p>
        </w:tc>
        <w:tc>
          <w:tcPr>
            <w:tcW w:w="4320" w:type="dxa"/>
            <w:tcBorders>
              <w:right w:val="single" w:sz="6"/>
            </w:tcBorders>
            <w:tcMar>
              <w:left w:w="90" w:type="dxa"/>
              <w:right w:w="90" w:type="dxa"/>
            </w:tcMar>
            <w:vAlign w:val="center"/>
          </w:tcPr>
          <w:p w:rsidR="66F31ED5" w:rsidP="66F31ED5" w:rsidRDefault="66F31ED5" w14:paraId="20939A38" w14:textId="14EAE08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Part VIII Line 1a; comparisons use Form 990 filers only.</w:t>
            </w:r>
          </w:p>
        </w:tc>
      </w:tr>
      <w:tr w:rsidR="66F31ED5" w:rsidTr="66F31ED5" w14:paraId="7200052E">
        <w:trPr>
          <w:trHeight w:val="285"/>
        </w:trPr>
        <w:tc>
          <w:tcPr>
            <w:tcW w:w="1440" w:type="dxa"/>
            <w:tcBorders>
              <w:left w:val="single" w:sz="6"/>
            </w:tcBorders>
            <w:tcMar>
              <w:left w:w="90" w:type="dxa"/>
              <w:right w:w="90" w:type="dxa"/>
            </w:tcMar>
            <w:vAlign w:val="center"/>
          </w:tcPr>
          <w:p w:rsidR="66F31ED5" w:rsidP="66F31ED5" w:rsidRDefault="66F31ED5" w14:paraId="1A4CD463" w14:textId="5C332812">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Related organization contributions</w:t>
            </w:r>
          </w:p>
        </w:tc>
        <w:tc>
          <w:tcPr>
            <w:tcW w:w="2835" w:type="dxa"/>
            <w:tcMar>
              <w:left w:w="90" w:type="dxa"/>
              <w:right w:w="90" w:type="dxa"/>
            </w:tcMar>
            <w:vAlign w:val="center"/>
          </w:tcPr>
          <w:p w:rsidR="66F31ED5" w:rsidP="66F31ED5" w:rsidRDefault="66F31ED5" w14:paraId="581427F0" w14:textId="65671C1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Contributions from related organizations or affiliates.</w:t>
            </w:r>
          </w:p>
        </w:tc>
        <w:tc>
          <w:tcPr>
            <w:tcW w:w="4320" w:type="dxa"/>
            <w:tcBorders>
              <w:right w:val="single" w:sz="6"/>
            </w:tcBorders>
            <w:tcMar>
              <w:left w:w="90" w:type="dxa"/>
              <w:right w:w="90" w:type="dxa"/>
            </w:tcMar>
            <w:vAlign w:val="center"/>
          </w:tcPr>
          <w:p w:rsidR="66F31ED5" w:rsidP="66F31ED5" w:rsidRDefault="66F31ED5" w14:paraId="617456B4" w14:textId="767082A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Part VIII Line 1d; comparisons use Form 990 filers only.</w:t>
            </w:r>
          </w:p>
        </w:tc>
      </w:tr>
      <w:tr w:rsidR="66F31ED5" w:rsidTr="66F31ED5" w14:paraId="25C3B598">
        <w:trPr>
          <w:trHeight w:val="285"/>
        </w:trPr>
        <w:tc>
          <w:tcPr>
            <w:tcW w:w="1440" w:type="dxa"/>
            <w:tcBorders>
              <w:left w:val="single" w:sz="6"/>
            </w:tcBorders>
            <w:tcMar>
              <w:left w:w="90" w:type="dxa"/>
              <w:right w:w="90" w:type="dxa"/>
            </w:tcMar>
            <w:vAlign w:val="center"/>
          </w:tcPr>
          <w:p w:rsidR="66F31ED5" w:rsidP="66F31ED5" w:rsidRDefault="66F31ED5" w14:paraId="028AA5C6" w14:textId="321662B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Membership dues</w:t>
            </w:r>
          </w:p>
        </w:tc>
        <w:tc>
          <w:tcPr>
            <w:tcW w:w="2835" w:type="dxa"/>
            <w:tcMar>
              <w:left w:w="90" w:type="dxa"/>
              <w:right w:w="90" w:type="dxa"/>
            </w:tcMar>
            <w:vAlign w:val="center"/>
          </w:tcPr>
          <w:p w:rsidR="66F31ED5" w:rsidP="66F31ED5" w:rsidRDefault="66F31ED5" w14:paraId="21387812" w14:textId="0F587C2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Membership dues reported on the return.</w:t>
            </w:r>
          </w:p>
        </w:tc>
        <w:tc>
          <w:tcPr>
            <w:tcW w:w="4320" w:type="dxa"/>
            <w:tcBorders>
              <w:right w:val="single" w:sz="6"/>
            </w:tcBorders>
            <w:tcMar>
              <w:left w:w="90" w:type="dxa"/>
              <w:right w:w="90" w:type="dxa"/>
            </w:tcMar>
            <w:vAlign w:val="center"/>
          </w:tcPr>
          <w:p w:rsidR="66F31ED5" w:rsidP="66F31ED5" w:rsidRDefault="66F31ED5" w14:paraId="075A694A" w14:textId="43B1E35E">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Part VIII Line 1b; comparisons use Form 990 filers only.</w:t>
            </w:r>
          </w:p>
        </w:tc>
      </w:tr>
      <w:tr w:rsidR="66F31ED5" w:rsidTr="66F31ED5" w14:paraId="22B29CA2">
        <w:trPr>
          <w:trHeight w:val="285"/>
        </w:trPr>
        <w:tc>
          <w:tcPr>
            <w:tcW w:w="1440" w:type="dxa"/>
            <w:tcBorders>
              <w:left w:val="single" w:sz="6"/>
            </w:tcBorders>
            <w:tcMar>
              <w:left w:w="90" w:type="dxa"/>
              <w:right w:w="90" w:type="dxa"/>
            </w:tcMar>
            <w:vAlign w:val="center"/>
          </w:tcPr>
          <w:p w:rsidR="66F31ED5" w:rsidP="66F31ED5" w:rsidRDefault="66F31ED5" w14:paraId="052EB0A9" w14:textId="3DD4833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Fundraising event contributions</w:t>
            </w:r>
          </w:p>
        </w:tc>
        <w:tc>
          <w:tcPr>
            <w:tcW w:w="2835" w:type="dxa"/>
            <w:tcMar>
              <w:left w:w="90" w:type="dxa"/>
              <w:right w:w="90" w:type="dxa"/>
            </w:tcMar>
            <w:vAlign w:val="center"/>
          </w:tcPr>
          <w:p w:rsidR="66F31ED5" w:rsidP="66F31ED5" w:rsidRDefault="66F31ED5" w14:paraId="61D08D60" w14:textId="063EF44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Contributions tied to fundraising events.</w:t>
            </w:r>
          </w:p>
        </w:tc>
        <w:tc>
          <w:tcPr>
            <w:tcW w:w="4320" w:type="dxa"/>
            <w:tcBorders>
              <w:right w:val="single" w:sz="6"/>
            </w:tcBorders>
            <w:tcMar>
              <w:left w:w="90" w:type="dxa"/>
              <w:right w:w="90" w:type="dxa"/>
            </w:tcMar>
            <w:vAlign w:val="center"/>
          </w:tcPr>
          <w:p w:rsidR="66F31ED5" w:rsidP="66F31ED5" w:rsidRDefault="66F31ED5" w14:paraId="060B0110" w14:textId="5A9A2BB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Part VIII Line 1c; comparisons use Form 990 filers only.</w:t>
            </w:r>
          </w:p>
        </w:tc>
      </w:tr>
      <w:tr w:rsidR="66F31ED5" w:rsidTr="66F31ED5" w14:paraId="2DE59023">
        <w:trPr>
          <w:trHeight w:val="285"/>
        </w:trPr>
        <w:tc>
          <w:tcPr>
            <w:tcW w:w="1440" w:type="dxa"/>
            <w:tcBorders>
              <w:left w:val="single" w:sz="6"/>
            </w:tcBorders>
            <w:tcMar>
              <w:left w:w="90" w:type="dxa"/>
              <w:right w:w="90" w:type="dxa"/>
            </w:tcMar>
            <w:vAlign w:val="center"/>
          </w:tcPr>
          <w:p w:rsidR="66F31ED5" w:rsidP="66F31ED5" w:rsidRDefault="66F31ED5" w14:paraId="2C9564FC" w14:textId="697949C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Mixed / unclassified contributions</w:t>
            </w:r>
          </w:p>
        </w:tc>
        <w:tc>
          <w:tcPr>
            <w:tcW w:w="2835" w:type="dxa"/>
            <w:tcMar>
              <w:left w:w="90" w:type="dxa"/>
              <w:right w:w="90" w:type="dxa"/>
            </w:tcMar>
            <w:vAlign w:val="center"/>
          </w:tcPr>
          <w:p w:rsidR="66F31ED5" w:rsidP="66F31ED5" w:rsidRDefault="66F31ED5" w14:paraId="3F88320F" w14:textId="69EFB52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Contribution dollars the forms do not break down cleanly by donor type.</w:t>
            </w:r>
          </w:p>
        </w:tc>
        <w:tc>
          <w:tcPr>
            <w:tcW w:w="4320" w:type="dxa"/>
            <w:tcBorders>
              <w:right w:val="single" w:sz="6"/>
            </w:tcBorders>
            <w:tcMar>
              <w:left w:w="90" w:type="dxa"/>
              <w:right w:w="90" w:type="dxa"/>
            </w:tcMar>
            <w:vAlign w:val="center"/>
          </w:tcPr>
          <w:p w:rsidR="66F31ED5" w:rsidP="66F31ED5" w:rsidRDefault="66F31ED5" w14:paraId="2CA4556A" w14:textId="6F2FA89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Form 990 Line 1f plus 990-EZ/PF contribution totals that cannot be split into Part VIII lines.</w:t>
            </w:r>
          </w:p>
        </w:tc>
      </w:tr>
      <w:tr w:rsidR="66F31ED5" w:rsidTr="66F31ED5" w14:paraId="541EA697">
        <w:trPr>
          <w:trHeight w:val="285"/>
        </w:trPr>
        <w:tc>
          <w:tcPr>
            <w:tcW w:w="1440" w:type="dxa"/>
            <w:tcBorders>
              <w:left w:val="single" w:sz="6"/>
              <w:bottom w:val="single" w:sz="6"/>
            </w:tcBorders>
            <w:tcMar>
              <w:left w:w="90" w:type="dxa"/>
              <w:right w:w="90" w:type="dxa"/>
            </w:tcMar>
            <w:vAlign w:val="center"/>
          </w:tcPr>
          <w:p w:rsidR="66F31ED5" w:rsidP="66F31ED5" w:rsidRDefault="66F31ED5" w14:paraId="7858E006" w14:textId="74F07C8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Other revenue</w:t>
            </w:r>
          </w:p>
        </w:tc>
        <w:tc>
          <w:tcPr>
            <w:tcW w:w="2835" w:type="dxa"/>
            <w:tcBorders>
              <w:bottom w:val="single" w:sz="6"/>
            </w:tcBorders>
            <w:tcMar>
              <w:left w:w="90" w:type="dxa"/>
              <w:right w:w="90" w:type="dxa"/>
            </w:tcMar>
            <w:vAlign w:val="center"/>
          </w:tcPr>
          <w:p w:rsidR="66F31ED5" w:rsidP="66F31ED5" w:rsidRDefault="66F31ED5" w14:paraId="648FBFC4" w14:textId="1D79FEB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Remaining revenue after program service revenue and the contribution components above.</w:t>
            </w:r>
          </w:p>
        </w:tc>
        <w:tc>
          <w:tcPr>
            <w:tcW w:w="4320" w:type="dxa"/>
            <w:tcBorders>
              <w:bottom w:val="single" w:sz="6"/>
              <w:right w:val="single" w:sz="6"/>
            </w:tcBorders>
            <w:tcMar>
              <w:left w:w="90" w:type="dxa"/>
              <w:right w:w="90" w:type="dxa"/>
            </w:tcMar>
            <w:vAlign w:val="center"/>
          </w:tcPr>
          <w:p w:rsidR="66F31ED5" w:rsidP="66F31ED5" w:rsidRDefault="66F31ED5" w14:paraId="19B66C5E" w14:textId="50B6A9E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66F31ED5" w:rsidR="66F31ED5">
              <w:rPr>
                <w:rFonts w:ascii="Arial" w:hAnsi="Arial" w:eastAsia="Arial" w:cs="Arial"/>
                <w:b w:val="0"/>
                <w:bCs w:val="0"/>
                <w:i w:val="0"/>
                <w:iCs w:val="0"/>
                <w:strike w:val="0"/>
                <w:dstrike w:val="0"/>
                <w:color w:val="000000" w:themeColor="text1" w:themeTint="FF" w:themeShade="FF"/>
                <w:sz w:val="16"/>
                <w:szCs w:val="16"/>
                <w:u w:val="none"/>
                <w:lang w:val="en-US"/>
              </w:rPr>
              <w:t>Calculated as total revenue minus those components.</w:t>
            </w:r>
          </w:p>
        </w:tc>
      </w:tr>
    </w:tbl>
    <w:p w:rsidR="6A7B4749" w:rsidP="66F31ED5" w:rsidRDefault="6A7B4749" w14:paraId="64BBC103" w14:textId="28B85761">
      <w:pPr>
        <w:pStyle w:val="Normal"/>
        <w:keepNext w:val="1"/>
        <w:keepLines w:val="1"/>
        <w:rPr>
          <w:noProof w:val="0"/>
          <w:lang w:val="en-US"/>
        </w:rPr>
      </w:pPr>
    </w:p>
    <w:p w:rsidR="7E9C3547" w:rsidP="11A5053E" w:rsidRDefault="7E9C3547" w14:paraId="2E7F5A68" w14:textId="6C9E045C">
      <w:pPr>
        <w:pStyle w:val="Heading2"/>
      </w:pPr>
      <w:bookmarkStart w:name="_Toc1937269972" w:id="1792083327"/>
      <w:r w:rsidR="088AE329">
        <w:rPr/>
        <w:t>Number of non-profit organizations</w:t>
      </w:r>
      <w:bookmarkEnd w:id="1792083327"/>
    </w:p>
    <w:p w:rsidR="55F55E9E" w:rsidP="11A5053E" w:rsidRDefault="55F55E9E" w14:paraId="53A9F10F" w14:textId="7FBD5D0C">
      <w:pPr>
        <w:pStyle w:val="Table/FigureTitle"/>
        <w:rPr>
          <w:b w:val="1"/>
          <w:bCs w:val="1"/>
          <w:sz w:val="16"/>
          <w:szCs w:val="16"/>
        </w:rPr>
      </w:pPr>
      <w:r w:rsidR="55F55E9E">
        <w:rPr/>
        <w:t xml:space="preserve">Table </w:t>
      </w:r>
      <w:r w:rsidR="61D4C49C">
        <w:rPr/>
        <w:t>A</w:t>
      </w:r>
      <w:r w:rsidR="55F55E9E">
        <w:rPr/>
        <w:t xml:space="preserve">-13. Incidence Risk Ratios (IRR) and 95% confidence intervals from </w:t>
      </w:r>
      <w:r w:rsidR="170E511F">
        <w:rPr/>
        <w:t>Poisson</w:t>
      </w:r>
      <w:r w:rsidR="55F55E9E">
        <w:rPr/>
        <w:t xml:space="preserve"> regression</w:t>
      </w:r>
      <w:r w:rsidR="55F55E9E">
        <w:rPr/>
        <w:t xml:space="preserve">, with </w:t>
      </w:r>
      <w:r w:rsidR="3A7AE9C2">
        <w:rPr/>
        <w:t>number of organizations as the response variable, tax year as explanatory variable (reference level 2022), and population count as offset</w:t>
      </w:r>
      <w:r w:rsidR="104416BE">
        <w:rPr/>
        <w:t xml:space="preserve"> for all organizations.</w:t>
      </w:r>
    </w:p>
    <w:tbl>
      <w:tblPr>
        <w:tblStyle w:val="PlainTable5"/>
        <w:bidiVisual w:val="0"/>
        <w:tblW w:w="0" w:type="auto"/>
        <w:tblLook w:val="06A0" w:firstRow="1" w:lastRow="0" w:firstColumn="1" w:lastColumn="0" w:noHBand="1" w:noVBand="1"/>
      </w:tblPr>
      <w:tblGrid>
        <w:gridCol w:w="2775"/>
        <w:gridCol w:w="1365"/>
        <w:gridCol w:w="1365"/>
        <w:gridCol w:w="1365"/>
        <w:gridCol w:w="1365"/>
      </w:tblGrid>
      <w:tr w:rsidR="7E9C3547" w:rsidTr="7E9C3547" w14:paraId="7FC5E7BA">
        <w:trPr>
          <w:trHeight w:val="300"/>
        </w:trPr>
        <w:tc>
          <w:tcPr>
            <w:cnfStyle w:val="001000000100" w:firstRow="0" w:lastRow="0" w:firstColumn="1" w:lastColumn="0" w:oddVBand="0" w:evenVBand="0" w:oddHBand="0" w:evenHBand="0" w:firstRowFirstColumn="1" w:firstRowLastColumn="0" w:lastRowFirstColumn="0" w:lastRowLastColumn="0"/>
            <w:tcW w:w="2775" w:type="dxa"/>
            <w:tcMar/>
          </w:tcPr>
          <w:p w:rsidR="7E9C3547" w:rsidP="7E9C3547" w:rsidRDefault="7E9C3547" w14:paraId="7F4D72A0" w14:textId="5DB8FE1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2200A45D" w14:textId="68B5221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IRR</w:t>
            </w:r>
          </w:p>
        </w:tc>
        <w:tc>
          <w:tcPr>
            <w:cnfStyle w:val="000000000000" w:firstRow="0" w:lastRow="0" w:firstColumn="0" w:lastColumn="0" w:oddVBand="0" w:evenVBand="0" w:oddHBand="0" w:evenHBand="0" w:firstRowFirstColumn="0" w:firstRowLastColumn="0" w:lastRowFirstColumn="0" w:lastRowLastColumn="0"/>
            <w:tcW w:w="1365" w:type="dxa"/>
            <w:tcMar/>
          </w:tcPr>
          <w:p w:rsidR="03C52E76" w:rsidP="7E9C3547" w:rsidRDefault="03C52E76" w14:paraId="6F7419D3"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03C52E76">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365" w:type="dxa"/>
            <w:tcMar/>
          </w:tcPr>
          <w:p w:rsidR="03C52E76" w:rsidP="7E9C3547" w:rsidRDefault="03C52E76" w14:paraId="100BFE05"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03C52E76">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365" w:type="dxa"/>
            <w:tcMar/>
          </w:tcPr>
          <w:p w:rsidR="613BBA7A" w:rsidP="7E9C3547" w:rsidRDefault="613BBA7A" w14:paraId="07A8BBC7"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613BBA7A">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33BAC7BB">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1AA053FC" w14:textId="4991E3D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073550F" w14:textId="458F635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9349FD8" w14:textId="77BBCC0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D17E585" w14:textId="42D2217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1.25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2EC5D17" w14:textId="360C12CF">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0.74</w:t>
            </w:r>
          </w:p>
        </w:tc>
      </w:tr>
      <w:tr w:rsidR="7E9C3547" w:rsidTr="7E9C3547" w14:paraId="13254F0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495E6B48" w14:textId="56C34A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3A035D25" w14:textId="7EF3DE6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6750C3B" w14:textId="79AE457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0.87</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7A836421" w14:textId="5F4CD75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1.27</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FD27878" w14:textId="7B4EBE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0.60</w:t>
            </w:r>
          </w:p>
        </w:tc>
      </w:tr>
    </w:tbl>
    <w:p w:rsidR="7E9C3547" w:rsidP="7E9C3547" w:rsidRDefault="7E9C3547" w14:paraId="631B8D2E" w14:textId="76C7CCEA">
      <w:pPr>
        <w:pStyle w:val="Normal"/>
      </w:pPr>
    </w:p>
    <w:p w:rsidR="5704AAF2" w:rsidP="7E9C3547" w:rsidRDefault="5704AAF2" w14:paraId="0888E359" w14:textId="74499D54">
      <w:pPr>
        <w:pStyle w:val="Normal"/>
        <w:rPr>
          <w:b w:val="1"/>
          <w:bCs w:val="1"/>
          <w:sz w:val="16"/>
          <w:szCs w:val="16"/>
        </w:rPr>
      </w:pPr>
      <w:r w:rsidRPr="11A5053E" w:rsidR="5704AAF2">
        <w:rPr>
          <w:rStyle w:val="Table/FigureTitleChar"/>
        </w:rPr>
        <w:t xml:space="preserve">Table </w:t>
      </w:r>
      <w:r w:rsidRPr="11A5053E" w:rsidR="16488219">
        <w:rPr>
          <w:rStyle w:val="Table/FigureTitleChar"/>
        </w:rPr>
        <w:t>A</w:t>
      </w:r>
      <w:r w:rsidRPr="11A5053E" w:rsidR="5704AAF2">
        <w:rPr>
          <w:rStyle w:val="Table/FigureTitleChar"/>
        </w:rPr>
        <w:t>-14. Incidence Risk Ratios (IRR) and 95% confidence intervals</w:t>
      </w:r>
      <w:r w:rsidRPr="11A5053E" w:rsidR="00FA2AEB">
        <w:rPr>
          <w:rStyle w:val="Table/FigureTitleChar"/>
        </w:rPr>
        <w:t xml:space="preserve"> (CI) </w:t>
      </w:r>
      <w:r w:rsidRPr="11A5053E" w:rsidR="5704AAF2">
        <w:rPr>
          <w:rStyle w:val="Table/FigureTitleChar"/>
        </w:rPr>
        <w:t>from Poisson regression</w:t>
      </w:r>
      <w:r w:rsidRPr="11A5053E" w:rsidR="5704AAF2">
        <w:rPr>
          <w:rStyle w:val="Table/FigureTitleChar"/>
        </w:rPr>
        <w:t>, with number of organizations as the response variable, tax year as explanatory variable (reference level 2022), and population count as offset</w:t>
      </w:r>
      <w:r w:rsidRPr="11A5053E" w:rsidR="7FDE3819">
        <w:rPr>
          <w:rStyle w:val="Table/FigureTitleChar"/>
        </w:rPr>
        <w:t xml:space="preserve"> after excluding political organizations, </w:t>
      </w:r>
      <w:r w:rsidRPr="11A5053E" w:rsidR="7FDE3819">
        <w:rPr>
          <w:rStyle w:val="Table/FigureTitleChar"/>
        </w:rPr>
        <w:t>hospitals</w:t>
      </w:r>
      <w:r w:rsidRPr="11A5053E" w:rsidR="7FDE3819">
        <w:rPr>
          <w:rStyle w:val="Table/FigureTitleChar"/>
        </w:rPr>
        <w:t xml:space="preserve"> and universit</w:t>
      </w:r>
      <w:r w:rsidRPr="11A5053E" w:rsidR="16BA2AE2">
        <w:rPr>
          <w:rStyle w:val="Table/FigureTitleChar"/>
        </w:rPr>
        <w:t>i</w:t>
      </w:r>
      <w:r w:rsidRPr="11A5053E" w:rsidR="7FDE3819">
        <w:rPr>
          <w:rStyle w:val="Table/FigureTitleChar"/>
        </w:rPr>
        <w:t>es.</w:t>
      </w:r>
      <w:r w:rsidRPr="11A5053E" w:rsidR="7FDE3819">
        <w:rPr>
          <w:b w:val="1"/>
          <w:bCs w:val="1"/>
          <w:sz w:val="16"/>
          <w:szCs w:val="16"/>
        </w:rPr>
        <w:t xml:space="preserve"> </w:t>
      </w:r>
    </w:p>
    <w:tbl>
      <w:tblPr>
        <w:tblStyle w:val="PlainTable5"/>
        <w:bidiVisual w:val="0"/>
        <w:tblW w:w="0" w:type="auto"/>
        <w:tblLook w:val="06A0" w:firstRow="1" w:lastRow="0" w:firstColumn="1" w:lastColumn="0" w:noHBand="1" w:noVBand="1"/>
      </w:tblPr>
      <w:tblGrid>
        <w:gridCol w:w="2775"/>
        <w:gridCol w:w="1365"/>
        <w:gridCol w:w="1365"/>
        <w:gridCol w:w="1365"/>
        <w:gridCol w:w="1365"/>
      </w:tblGrid>
      <w:tr w:rsidR="7E9C3547" w:rsidTr="7E9C3547" w14:paraId="31B79162">
        <w:trPr>
          <w:trHeight w:val="300"/>
        </w:trPr>
        <w:tc>
          <w:tcPr>
            <w:cnfStyle w:val="001000000100" w:firstRow="0" w:lastRow="0" w:firstColumn="1" w:lastColumn="0" w:oddVBand="0" w:evenVBand="0" w:oddHBand="0" w:evenHBand="0" w:firstRowFirstColumn="1" w:firstRowLastColumn="0" w:lastRowFirstColumn="0" w:lastRowLastColumn="0"/>
            <w:tcW w:w="2775" w:type="dxa"/>
            <w:tcMar/>
          </w:tcPr>
          <w:p w:rsidR="7E9C3547" w:rsidP="7E9C3547" w:rsidRDefault="7E9C3547" w14:paraId="06012539" w14:textId="5DB8FE1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666AE72A" w14:textId="68B5221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IRR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45F7CA2"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EB15102"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678C9AE"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3E2D8A88">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347A43D1" w14:textId="4991E3D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8E12205" w14:textId="0A73A2D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1.04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0BC6FB7" w14:textId="0D05646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0.86</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0300764" w14:textId="566E077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1.25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78913C3" w14:textId="1BA66A4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0.71</w:t>
            </w:r>
          </w:p>
        </w:tc>
      </w:tr>
      <w:tr w:rsidR="7E9C3547" w:rsidTr="7E9C3547" w14:paraId="09A29E94">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5E6A520C" w14:textId="56C34A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CD47B32" w14:textId="199B2EE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1.06</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457C3E2" w14:textId="2E76A7A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0.88</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92E0A60" w14:textId="7DEB7E1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1.28</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78A45D1E" w14:textId="7ABC855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0.56</w:t>
            </w:r>
          </w:p>
        </w:tc>
      </w:tr>
    </w:tbl>
    <w:p w:rsidR="7E9C3547" w:rsidP="7E9C3547" w:rsidRDefault="7E9C3547" w14:paraId="27D10EC7" w14:textId="711FC6EA">
      <w:pPr>
        <w:pStyle w:val="Normal"/>
      </w:pPr>
    </w:p>
    <w:p w:rsidR="20F58D59" w:rsidP="11A5053E" w:rsidRDefault="20F58D59" w14:paraId="1E583BE9" w14:textId="0BEF6782">
      <w:pPr>
        <w:pStyle w:val="Table/FigureTitle"/>
        <w:rPr>
          <w:sz w:val="16"/>
          <w:szCs w:val="16"/>
        </w:rPr>
      </w:pPr>
      <w:r w:rsidR="20F58D59">
        <w:rPr/>
        <w:t xml:space="preserve">Figure </w:t>
      </w:r>
      <w:r w:rsidR="5E10AF90">
        <w:rPr/>
        <w:t>A-11</w:t>
      </w:r>
      <w:r w:rsidR="20F58D59">
        <w:rPr/>
        <w:t>. Number of non-profit organizations by year and by region after excluding polit</w:t>
      </w:r>
      <w:r w:rsidR="37F53B44">
        <w:rPr/>
        <w:t xml:space="preserve">ical organizations, hospitals, and universities. </w:t>
      </w:r>
    </w:p>
    <w:p w:rsidR="37F53B44" w:rsidP="7E9C3547" w:rsidRDefault="37F53B44" w14:paraId="1A9C1BB5" w14:textId="611015FB">
      <w:pPr>
        <w:pStyle w:val="Normal"/>
      </w:pPr>
      <w:r w:rsidR="37F53B44">
        <w:drawing>
          <wp:inline wp14:editId="5F46AC51" wp14:anchorId="3409F209">
            <wp:extent cx="5486400" cy="3657600"/>
            <wp:effectExtent l="0" t="0" r="0" b="0"/>
            <wp:docPr id="2089518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380124" name="Picture 2000380124"/>
                    <pic:cNvPicPr/>
                  </pic:nvPicPr>
                  <pic:blipFill>
                    <a:blip xmlns:r="http://schemas.openxmlformats.org/officeDocument/2006/relationships" r:embed="rId145393105">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773A3F7F" w:rsidP="11A5053E" w:rsidRDefault="773A3F7F" w14:paraId="2C669B92" w14:textId="0E56B42E">
      <w:pPr>
        <w:pStyle w:val="Heading2"/>
        <w:bidi w:val="0"/>
      </w:pPr>
      <w:bookmarkStart w:name="_Toc1518740438" w:id="828318341"/>
      <w:r w:rsidR="773A3F7F">
        <w:rPr/>
        <w:t>Number of months of reserves and net margin</w:t>
      </w:r>
      <w:bookmarkEnd w:id="828318341"/>
    </w:p>
    <w:p w:rsidR="587F2189" w:rsidP="11A5053E" w:rsidRDefault="587F2189" w14:paraId="22A9D10D" w14:textId="228742D9">
      <w:pPr>
        <w:pStyle w:val="Table/FigureTitle"/>
        <w:rPr>
          <w:sz w:val="16"/>
          <w:szCs w:val="16"/>
        </w:rPr>
      </w:pPr>
      <w:r w:rsidR="587F2189">
        <w:rPr/>
        <w:t xml:space="preserve">Table </w:t>
      </w:r>
      <w:r w:rsidR="174FE970">
        <w:rPr/>
        <w:t>A</w:t>
      </w:r>
      <w:r w:rsidR="587F2189">
        <w:rPr/>
        <w:t>-15. Coefficients and 95% confidence intervals (CI) from linear regression with months of reserves as the resp</w:t>
      </w:r>
      <w:r w:rsidR="07562AB8">
        <w:rPr/>
        <w:t>onse variable, benchmark region, tax year and an interaction between benchmark reg</w:t>
      </w:r>
      <w:r w:rsidR="558FB634">
        <w:rPr/>
        <w:t xml:space="preserve">ion and tax year as explanatory variable, for all organizations.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217DB4E5">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2DA80633"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39C7F134" w:rsidP="7E9C3547" w:rsidRDefault="39C7F134" w14:paraId="6253591F"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39C7F134">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89C529A"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534551A"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D1F641F"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3B87AB81">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0BB39C62" w:rsidP="7E9C3547" w:rsidRDefault="0BB39C62" w14:paraId="4FD9A376" w14:textId="1697F63D">
            <w:pPr>
              <w:pStyle w:val="Normal"/>
              <w:suppressLineNumbers w:val="0"/>
              <w:bidi w:val="0"/>
              <w:spacing w:before="0" w:beforeAutospacing="off" w:after="0" w:afterAutospacing="off" w:line="240" w:lineRule="auto"/>
              <w:ind w:left="0" w:right="0"/>
              <w:jc w:val="left"/>
            </w:pPr>
            <w:r w:rsidRPr="7E9C3547" w:rsidR="0BB39C62">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91BCAB2" w14:textId="0D63A5FA">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143.04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2E5D8F" w14:textId="5B4DD4B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-158.56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0B6DCC4" w14:textId="6905E51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444.65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31AF119" w14:textId="3A82D08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0.35</w:t>
            </w:r>
          </w:p>
        </w:tc>
      </w:tr>
      <w:tr w:rsidR="7E9C3547" w:rsidTr="7E9C3547" w14:paraId="5455988B">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08DA76E4" w:rsidP="7E9C3547" w:rsidRDefault="08DA76E4" w14:paraId="7DB45F44" w14:textId="7F7943E6">
            <w:pPr>
              <w:pStyle w:val="Normal"/>
              <w:suppressLineNumbers w:val="0"/>
              <w:bidi w:val="0"/>
              <w:spacing w:before="0" w:beforeAutospacing="off" w:after="0" w:afterAutospacing="off" w:line="240" w:lineRule="auto"/>
              <w:ind w:left="0" w:right="0"/>
              <w:jc w:val="left"/>
            </w:pPr>
            <w:r w:rsidRPr="7E9C3547" w:rsidR="08DA76E4">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00DE04E" w14:textId="4CF2A34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53.77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B8C23F1" w14:textId="24C1A94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-38.80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377F2E4" w14:textId="69871E4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146.34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035424A" w14:textId="29A91C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r>
      <w:tr w:rsidR="7E9C3547" w:rsidTr="7E9C3547" w14:paraId="5625AA7A">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1BD019D6" w:rsidP="7E9C3547" w:rsidRDefault="1BD019D6" w14:paraId="1E8ED6F2" w14:textId="030EB13B">
            <w:pPr>
              <w:pStyle w:val="Normal"/>
              <w:suppressLineNumbers w:val="0"/>
              <w:bidi w:val="0"/>
              <w:spacing w:before="0" w:beforeAutospacing="off" w:after="0" w:afterAutospacing="off" w:line="240" w:lineRule="auto"/>
              <w:ind w:left="0" w:right="0"/>
              <w:jc w:val="left"/>
            </w:pPr>
            <w:r w:rsidRPr="7E9C3547" w:rsidR="1BD019D6">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CD69AD3" w14:textId="7EB0F61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-102.34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A500C4A" w14:textId="0613F46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-260.53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8B550C1" w14:textId="2EA22BF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55.84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9759E60" w14:textId="2998B06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75C1C668">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D7D5D3B" w:rsidP="7E9C3547" w:rsidRDefault="7D7D5D3B" w14:paraId="6B112AFC" w14:textId="64A0445E">
            <w:pPr>
              <w:pStyle w:val="Normal"/>
              <w:suppressLineNumbers w:val="0"/>
              <w:bidi w:val="0"/>
              <w:spacing w:before="0" w:beforeAutospacing="off" w:after="0" w:afterAutospacing="off" w:line="240" w:lineRule="auto"/>
              <w:ind w:left="0" w:right="0"/>
              <w:jc w:val="left"/>
            </w:pPr>
            <w:r w:rsidRPr="7E9C3547" w:rsidR="7D7D5D3B">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AB55879" w14:textId="084F2E3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280.89</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566286E" w14:textId="4F78D7E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2A007F7" w14:textId="523AF18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594.84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596AAA" w14:textId="5D58DDF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0.08</w:t>
            </w:r>
          </w:p>
        </w:tc>
      </w:tr>
      <w:tr w:rsidR="7E9C3547" w:rsidTr="7E9C3547" w14:paraId="1677BAE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227B1BC5" w:rsidP="7E9C3547" w:rsidRDefault="227B1BC5" w14:paraId="4A932DCB"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227B1BC5">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FEB343B" w14:textId="7B9CB4E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33.34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6C90380" w14:textId="6E80811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-14.71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65ABF24" w14:textId="1553399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81.39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D3F73CD" w14:textId="10ED92E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0.17</w:t>
            </w:r>
          </w:p>
        </w:tc>
      </w:tr>
      <w:tr w:rsidR="7E9C3547" w:rsidTr="7E9C3547" w14:paraId="35171139">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CCA42DD"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B6D6783">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AB0A7E0" w14:textId="5479FC5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-112.67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76796BC" w14:textId="745B3910">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-334.03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DB3B05B" w14:textId="05509B0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108.69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5B30D6" w14:textId="78A34360">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r>
      <w:tr w:rsidR="7E9C3547" w:rsidTr="7E9C3547" w14:paraId="4234EE57">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5AAA6AF"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1A3B09F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F85DB21" w14:textId="262B524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-69.58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DFF4C72" w14:textId="28517F1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-150.77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A94B31E" w14:textId="7B8A9B8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11.62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13183DC" w14:textId="4341B25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0.09</w:t>
            </w:r>
          </w:p>
        </w:tc>
      </w:tr>
      <w:tr w:rsidR="7E9C3547" w:rsidTr="7E9C3547" w14:paraId="5E693466">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5EEAA80"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3FB97F55">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FF39253" w14:textId="67DFABF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-142.33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E656D97" w14:textId="0E55DE4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-399.35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3561BCC" w14:textId="0A4948B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114.68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3294154" w14:textId="6F5B504F">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0.28</w:t>
            </w:r>
          </w:p>
        </w:tc>
      </w:tr>
      <w:tr w:rsidR="7E9C3547" w:rsidTr="7E9C3547" w14:paraId="56E22B89">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4A5A259"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238B084E">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FA34C32" w14:textId="413D293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-231.87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F883A9E" w14:textId="5988F25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-471.44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849B7EB" w14:textId="43651E6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7.70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94B8892" w14:textId="206B4EF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0.06</w:t>
            </w:r>
          </w:p>
        </w:tc>
      </w:tr>
    </w:tbl>
    <w:p w:rsidR="7E9C3547" w:rsidRDefault="7E9C3547" w14:paraId="559DF5E3" w14:textId="444F72C7"/>
    <w:p w:rsidR="06A81DD1" w:rsidP="11A5053E" w:rsidRDefault="06A81DD1" w14:paraId="2C627B71" w14:textId="298CDC74">
      <w:pPr>
        <w:pStyle w:val="Table/FigureTitle"/>
        <w:rPr>
          <w:sz w:val="16"/>
          <w:szCs w:val="16"/>
        </w:rPr>
      </w:pPr>
      <w:r w:rsidR="06A81DD1">
        <w:rPr/>
        <w:t xml:space="preserve">Table </w:t>
      </w:r>
      <w:r w:rsidR="1BF94461">
        <w:rPr/>
        <w:t>A</w:t>
      </w:r>
      <w:r w:rsidR="06A81DD1">
        <w:rPr/>
        <w:t xml:space="preserve">-16. Coefficients and 95% confidence intervals (CI) from linear regression with net margin ratio as the response variable, benchmark region, tax year and an interaction between benchmark region and tax year as explanatory variable, for all organizations.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5D2442FD">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7299E351"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72FB051"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5A72529"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51B548C"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AD133D"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28F7C288">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1DD4ACB"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AD99FA0" w14:textId="2BB3C68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A615E2F" w14:textId="58426E7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3079723" w14:textId="41B2FE9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D342F9F" w14:textId="455493E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r>
      <w:tr w:rsidR="7E9C3547" w:rsidTr="7E9C3547" w14:paraId="321B90DE">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700781F"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A956419" w14:textId="2D1B9DB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-6.05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F464AB7" w14:textId="11187B6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-16.33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BCE28A9" w14:textId="076E407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4.22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28A6409" w14:textId="447F5C1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r>
      <w:tr w:rsidR="7E9C3547" w:rsidTr="7E9C3547" w14:paraId="49B7143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20113C75"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EA26141" w14:textId="166D74D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CCA2481" w14:textId="6E07912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-2.91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3C33D3A" w14:textId="61D36C5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2.27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34CCD0B" w14:textId="05BD753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0.81</w:t>
            </w:r>
          </w:p>
        </w:tc>
      </w:tr>
      <w:tr w:rsidR="7E9C3547" w:rsidTr="7E9C3547" w14:paraId="48310F81">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30C3850"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67F37F9" w14:textId="40E6ADF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57E64E6" w14:textId="244AC81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-3.25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E53785D" w14:textId="3B4CCB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73DC9BD" w14:textId="6B7137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0.30</w:t>
            </w:r>
          </w:p>
        </w:tc>
      </w:tr>
      <w:tr w:rsidR="7E9C3547" w:rsidTr="7E9C3547" w14:paraId="260129BA">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69495C9"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EA22F78" w14:textId="0FC0620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352A49A" w14:textId="4342D8D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C41F965" w14:textId="300EFBD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7F0B351" w14:textId="7565BF0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00451394">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7408E14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2B37BFE" w14:textId="429CD25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0205C18" w14:textId="7CF8A00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F326862" w14:textId="7FD6D8D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04761F" w14:textId="753B7CF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0.31</w:t>
            </w:r>
          </w:p>
        </w:tc>
      </w:tr>
      <w:tr w:rsidR="7E9C3547" w:rsidTr="7E9C3547" w14:paraId="6A3BAB4D">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6E7E6EC"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55A0A61" w14:textId="3162C3F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06DBCF0" w14:textId="0872054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A115196" w14:textId="24CA7DD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8.74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F402154" w14:textId="48C5E16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0.84</w:t>
            </w:r>
          </w:p>
        </w:tc>
      </w:tr>
      <w:tr w:rsidR="7E9C3547" w:rsidTr="7E9C3547" w14:paraId="648657B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AE29EB5"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B9BD03F" w14:textId="536AB14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3C13178" w14:textId="41380D5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-1.81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3C1DE61" w14:textId="245FE2E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C56F817" w14:textId="762E81C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0.90</w:t>
            </w:r>
          </w:p>
        </w:tc>
      </w:tr>
      <w:tr w:rsidR="7E9C3547" w:rsidTr="7E9C3547" w14:paraId="2DD2A74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FD08E95"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B075BA7" w14:textId="79DAB2E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C4CFC49" w14:textId="26727F3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-1.37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8ABA8D8" w14:textId="31E5643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1.88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73A1692" w14:textId="44DA9F5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0.76</w:t>
            </w:r>
          </w:p>
        </w:tc>
      </w:tr>
    </w:tbl>
    <w:p w:rsidR="7E9C3547" w:rsidRDefault="7E9C3547" w14:paraId="1E2153BA" w14:textId="00F09089"/>
    <w:p w:rsidR="3EF492D4" w:rsidP="11A5053E" w:rsidRDefault="3EF492D4" w14:paraId="30D076E2" w14:textId="74403473">
      <w:pPr>
        <w:pStyle w:val="Table/FigureTitle"/>
        <w:rPr>
          <w:sz w:val="16"/>
          <w:szCs w:val="16"/>
        </w:rPr>
      </w:pPr>
      <w:r w:rsidR="3EF492D4">
        <w:rPr/>
        <w:t xml:space="preserve">Table </w:t>
      </w:r>
      <w:r w:rsidR="51E8A846">
        <w:rPr/>
        <w:t>A</w:t>
      </w:r>
      <w:r w:rsidR="3EF492D4">
        <w:rPr/>
        <w:t>-1</w:t>
      </w:r>
      <w:r w:rsidR="504A67CC">
        <w:rPr/>
        <w:t>7</w:t>
      </w:r>
      <w:r w:rsidR="3EF492D4">
        <w:rPr/>
        <w:t xml:space="preserve">. Coefficients and 95% confidence intervals (CI) from linear regression with months of reserves as the response variable, benchmark region, tax year and an interaction between benchmark region and tax year as explanatory variable, excluding </w:t>
      </w:r>
      <w:r w:rsidR="3EF492D4">
        <w:rPr/>
        <w:t>politcal</w:t>
      </w:r>
      <w:r w:rsidR="3EF492D4">
        <w:rPr/>
        <w:t xml:space="preserve"> organizations, hospitals, and universities.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36DC5F2A">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68B65C50"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465BF24"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244EFB2"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03CBA6"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46F6448"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558D795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B44E925"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E66E9CC" w14:textId="731390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142.31</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5AEA53B" w14:textId="291E181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-160.45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CEF9ACA" w14:textId="4E51E1E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445.07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0514661" w14:textId="734522E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r>
      <w:tr w:rsidR="7E9C3547" w:rsidTr="7E9C3547" w14:paraId="0E4C04B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352BD85"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64D1AB1" w14:textId="3EAA48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53.03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446048" w14:textId="58EE764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-40.19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903DD5F" w14:textId="079707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146.25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FC286D8" w14:textId="091D683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0.26</w:t>
            </w:r>
          </w:p>
        </w:tc>
      </w:tr>
      <w:tr w:rsidR="7E9C3547" w:rsidTr="7E9C3547" w14:paraId="7C7F64A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193B28C"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49A7D30" w14:textId="299BCD6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-104.14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A2FA58" w14:textId="4A86428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-264.01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344BDD9" w14:textId="3659862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55.73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F06FD71" w14:textId="0CA845B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7766214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DA7DBB5"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7F63321" w14:textId="2AC6D3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286.42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D1A0007" w14:textId="76E6980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-37.96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494B390" w14:textId="5017B27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610.80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73F946" w14:textId="446EB25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0.08</w:t>
            </w:r>
          </w:p>
        </w:tc>
      </w:tr>
      <w:tr w:rsidR="7E9C3547" w:rsidTr="7E9C3547" w14:paraId="2F2021C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602F6FF"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464AA4D" w14:textId="32B3A50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33.45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27A835F" w14:textId="4D7223C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-15.02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F875B06" w14:textId="33677D1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81.92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A8CF87F" w14:textId="7DDE723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0.18</w:t>
            </w:r>
          </w:p>
        </w:tc>
      </w:tr>
      <w:tr w:rsidR="7E9C3547" w:rsidTr="7E9C3547" w14:paraId="0FE605B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46D6FA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FF8B41" w14:textId="0F702A7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-112.82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3E0EAF" w14:textId="5974FF8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-335.07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76298B2" w14:textId="4A18339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109.43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F75338E" w14:textId="7D6567F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r>
      <w:tr w:rsidR="7E9C3547" w:rsidTr="7E9C3547" w14:paraId="05C1A22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A8AA93E"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7071F26" w14:textId="06E41EC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-70.08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FFC74C6" w14:textId="7E2E913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-151.78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E6C495B" w14:textId="34C769A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11.63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1C576D2" w14:textId="4CF1E2D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0.09</w:t>
            </w:r>
          </w:p>
        </w:tc>
      </w:tr>
      <w:tr w:rsidR="7E9C3547" w:rsidTr="7E9C3547" w14:paraId="74EB7C5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FC778DB"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870E822" w14:textId="263DD4E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-142.42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8B93C80" w14:textId="3439B10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-399.31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8F75FAE" w14:textId="729ADAC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114.47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553CE5A" w14:textId="52150F7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0.28</w:t>
            </w:r>
          </w:p>
        </w:tc>
      </w:tr>
      <w:tr w:rsidR="7E9C3547" w:rsidTr="7E9C3547" w14:paraId="3DE55E4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2DB2C12"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821E3B2" w14:textId="03EB297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-236.62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3E5FDA5" w14:textId="4B2D0B6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-482.61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EBBB03" w14:textId="200F3A6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9.37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6CDD738" w14:textId="7547612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0.06</w:t>
            </w:r>
          </w:p>
        </w:tc>
      </w:tr>
    </w:tbl>
    <w:p w:rsidR="7E9C3547" w:rsidRDefault="7E9C3547" w14:paraId="6E3E77D7" w14:textId="6A7B0F6C"/>
    <w:p w:rsidR="00BD0477" w:rsidP="11A5053E" w:rsidRDefault="00BD0477" w14:paraId="0CE298A8" w14:textId="4310B9DF">
      <w:pPr>
        <w:pStyle w:val="Table/FigureTitle"/>
        <w:rPr>
          <w:sz w:val="16"/>
          <w:szCs w:val="16"/>
        </w:rPr>
      </w:pPr>
      <w:r w:rsidR="00BD0477">
        <w:rPr/>
        <w:t xml:space="preserve">Table </w:t>
      </w:r>
      <w:r w:rsidR="6CA0C56F">
        <w:rPr/>
        <w:t>A</w:t>
      </w:r>
      <w:r w:rsidR="00BD0477">
        <w:rPr/>
        <w:t>-1</w:t>
      </w:r>
      <w:r w:rsidR="5546E774">
        <w:rPr/>
        <w:t>8</w:t>
      </w:r>
      <w:r w:rsidR="00BD0477">
        <w:rPr/>
        <w:t xml:space="preserve">. Coefficients and 95% confidence intervals (CI) from linear regression with net margin ratio as the response variable, benchmark region, tax year and an interaction between benchmark region and tax year as explanatory variable, </w:t>
      </w:r>
      <w:r w:rsidR="4F96AD8F">
        <w:rPr/>
        <w:t xml:space="preserve">excluding </w:t>
      </w:r>
      <w:r w:rsidR="4F96AD8F">
        <w:rPr/>
        <w:t>politcal</w:t>
      </w:r>
      <w:r w:rsidR="4F96AD8F">
        <w:rPr/>
        <w:t xml:space="preserve"> organizations, hospitals, and universities.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349232CD">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32F012FD"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8809284"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00306CD"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C5FF355"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5A692C6"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1FD984C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E602E3A"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6E38480" w14:textId="1D6766B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2D88CA0" w14:textId="7048D86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AF843AD" w14:textId="6772753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2.13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FA77A7" w14:textId="6C59BDC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r>
      <w:tr w:rsidR="7E9C3547" w:rsidTr="7E9C3547" w14:paraId="3E288517">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8A3AF30"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FEA9830" w14:textId="413ECE8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-6.06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395C2F5" w14:textId="283014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-16.39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D649E99" w14:textId="38F1E94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4.27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30B0DD7" w14:textId="728CB99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r>
      <w:tr w:rsidR="7E9C3547" w:rsidTr="7E9C3547" w14:paraId="43AB527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87C4558"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1E3AC2" w14:textId="59A300D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D7A736E" w14:textId="3FB1712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-2.93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E4DE471" w14:textId="065E27E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2.30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7425935" w14:textId="6EA393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0.81</w:t>
            </w:r>
          </w:p>
        </w:tc>
      </w:tr>
      <w:tr w:rsidR="7E9C3547" w:rsidTr="7E9C3547" w14:paraId="689F40CD">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FD87104"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20BF3B9" w14:textId="5C13B63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7B1C648" w14:textId="1B898AC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0AF312E" w14:textId="535ADED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58DD984" w14:textId="3475ABF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0.30</w:t>
            </w:r>
          </w:p>
        </w:tc>
      </w:tr>
      <w:tr w:rsidR="7E9C3547" w:rsidTr="7E9C3547" w14:paraId="6894D79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F665F66"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09F7CA8" w14:textId="71BCDBF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C65C520" w14:textId="1B34EA4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E003B18" w14:textId="0AA3CF6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47BBE41" w14:textId="4D563CE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2413FDCE">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784B087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3BA7D3E" w14:textId="2A8F829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1AED235" w14:textId="60DC817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DC3B65" w14:textId="2A029D8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649F8FC" w14:textId="14DEEEA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0.31</w:t>
            </w:r>
          </w:p>
        </w:tc>
      </w:tr>
      <w:tr w:rsidR="7E9C3547" w:rsidTr="7E9C3547" w14:paraId="55704966">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E72E4FF"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5025FB" w14:textId="436F65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AFD142E" w14:textId="24710D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-7.14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CBA18BB" w14:textId="48E926E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65114CF" w14:textId="6BE6C3A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0.84</w:t>
            </w:r>
          </w:p>
        </w:tc>
      </w:tr>
      <w:tr w:rsidR="7E9C3547" w:rsidTr="7E9C3547" w14:paraId="4AEA7CA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7BA61C9"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485ACDB" w14:textId="10BD497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1BD522F" w14:textId="3B2AA07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-1.82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D3F7D2D" w14:textId="184A79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33AB014" w14:textId="485B8D7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0.90</w:t>
            </w:r>
          </w:p>
        </w:tc>
      </w:tr>
      <w:tr w:rsidR="7E9C3547" w:rsidTr="7E9C3547" w14:paraId="52205D7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61E1474"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AFE61ED" w14:textId="116BCA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9C5BB5D" w14:textId="1FF1CA4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-1.38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88219E1" w14:textId="755A1B5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1.93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0D11E42" w14:textId="778D374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0.74</w:t>
            </w:r>
          </w:p>
        </w:tc>
      </w:tr>
    </w:tbl>
    <w:p w:rsidR="7E9C3547" w:rsidP="7E9C3547" w:rsidRDefault="7E9C3547" w14:paraId="2248A362" w14:textId="46BAE2B7">
      <w:pPr>
        <w:pStyle w:val="Normal"/>
      </w:pPr>
    </w:p>
    <w:p w:rsidR="1C0B57A3" w:rsidP="66F31ED5" w:rsidRDefault="1C0B57A3" w14:paraId="5AD63C21" w14:textId="6F09C76E">
      <w:pPr>
        <w:pStyle w:val="Table/FigureTitle"/>
        <w:keepNext w:val="1"/>
        <w:rPr>
          <w:sz w:val="16"/>
          <w:szCs w:val="16"/>
        </w:rPr>
      </w:pPr>
      <w:r w:rsidR="407182E6">
        <w:rPr/>
        <w:t xml:space="preserve">Figure </w:t>
      </w:r>
      <w:r w:rsidR="7758B5C7">
        <w:rPr/>
        <w:t>A-12</w:t>
      </w:r>
      <w:r w:rsidR="407182E6">
        <w:rPr/>
        <w:t xml:space="preserve">, average net margin ratio by year and by benchmark regions, excluding political organizations, </w:t>
      </w:r>
      <w:r w:rsidR="407182E6">
        <w:rPr/>
        <w:t>hospitals</w:t>
      </w:r>
      <w:r w:rsidR="407182E6">
        <w:rPr/>
        <w:t xml:space="preserve">, and universities. </w:t>
      </w:r>
    </w:p>
    <w:p w:rsidR="35A5C2DF" w:rsidP="35A5C2DF" w:rsidRDefault="35A5C2DF" w14:paraId="2EEF66B2" w14:textId="051E08EF">
      <w:pPr>
        <w:pStyle w:val="Normal"/>
      </w:pPr>
      <w:r w:rsidR="400C9E38">
        <w:drawing>
          <wp:inline wp14:editId="00A3D436" wp14:anchorId="6A11DA41">
            <wp:extent cx="5361443" cy="3566167"/>
            <wp:effectExtent l="0" t="0" r="0" b="0"/>
            <wp:docPr id="2040680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80961" name="Picture 2040680961"/>
                    <pic:cNvPicPr/>
                  </pic:nvPicPr>
                  <pic:blipFill>
                    <a:blip xmlns:r="http://schemas.openxmlformats.org/officeDocument/2006/relationships" r:embed="rId1898821369">
                      <a:extLst>
                        <a:ext uri="{28A0092B-C50C-407E-A947-70E740481C1C}">
                          <a14:useLocalDpi xmlns:a14="http://schemas.microsoft.com/office/drawing/2010/main"/>
                        </a:ext>
                      </a:extLst>
                    </a:blip>
                    <a:stretch>
                      <a:fillRect/>
                    </a:stretch>
                  </pic:blipFill>
                  <pic:spPr>
                    <a:xfrm>
                      <a:off x="0" y="0"/>
                      <a:ext cx="5361443" cy="3566167"/>
                    </a:xfrm>
                    <a:prstGeom prst="rect">
                      <a:avLst/>
                    </a:prstGeom>
                  </pic:spPr>
                </pic:pic>
              </a:graphicData>
            </a:graphic>
          </wp:inline>
        </w:drawing>
      </w:r>
    </w:p>
    <w:p w:rsidR="35A5C2DF" w:rsidP="35A5C2DF" w:rsidRDefault="35A5C2DF" w14:paraId="048B58DA" w14:textId="5D1F933C">
      <w:pPr>
        <w:pStyle w:val="Normal"/>
      </w:pPr>
    </w:p>
    <w:p w:rsidR="35A5C2DF" w:rsidP="35A5C2DF" w:rsidRDefault="35A5C2DF" w14:paraId="10F81854" w14:textId="3B5EEFFA">
      <w:pPr>
        <w:pStyle w:val="Normal"/>
      </w:pPr>
    </w:p>
    <w:p w:rsidR="35A5C2DF" w:rsidP="35A5C2DF" w:rsidRDefault="35A5C2DF" w14:paraId="67DCB46A" w14:textId="14EA4D9B">
      <w:pPr>
        <w:pStyle w:val="Normal"/>
      </w:pPr>
    </w:p>
    <w:p w:rsidR="35A5C2DF" w:rsidP="35A5C2DF" w:rsidRDefault="35A5C2DF" w14:paraId="02D88DC8" w14:textId="6E8FF91E">
      <w:pPr>
        <w:pStyle w:val="Normal"/>
      </w:pPr>
    </w:p>
    <w:p w:rsidR="35A5C2DF" w:rsidP="35A5C2DF" w:rsidRDefault="35A5C2DF" w14:paraId="2385BD83" w14:textId="1F9F9180">
      <w:pPr>
        <w:pStyle w:val="Normal"/>
      </w:pPr>
    </w:p>
    <w:p w:rsidR="35A5C2DF" w:rsidP="66F31ED5" w:rsidRDefault="35A5C2DF" w14:paraId="50F6824F" w14:textId="245D8D4B">
      <w:pPr>
        <w:pStyle w:val="Table/FigureTitle"/>
        <w:keepNext w:val="1"/>
        <w:rPr>
          <w:sz w:val="16"/>
          <w:szCs w:val="16"/>
        </w:rPr>
      </w:pPr>
      <w:r w:rsidR="56532089">
        <w:rPr/>
        <w:t xml:space="preserve">Figure </w:t>
      </w:r>
      <w:r w:rsidR="153F4B2A">
        <w:rPr/>
        <w:t>A-13</w:t>
      </w:r>
      <w:r w:rsidR="56532089">
        <w:rPr/>
        <w:t xml:space="preserve">, average months of reserves </w:t>
      </w:r>
      <w:r w:rsidR="56532089">
        <w:rPr/>
        <w:t>by</w:t>
      </w:r>
      <w:r w:rsidR="56532089">
        <w:rPr/>
        <w:t xml:space="preserve"> year and by benchmark regions, excluding political organizations, hospitals, and universities.</w:t>
      </w:r>
    </w:p>
    <w:p w:rsidR="35A5C2DF" w:rsidP="35A5C2DF" w:rsidRDefault="35A5C2DF" w14:paraId="6639156B" w14:textId="4A63F078">
      <w:pPr>
        <w:pStyle w:val="Normal"/>
      </w:pPr>
      <w:r w:rsidR="264E4A92">
        <w:drawing>
          <wp:inline wp14:editId="1DC0F223" wp14:anchorId="59D4C2AF">
            <wp:extent cx="5355347" cy="3566167"/>
            <wp:effectExtent l="0" t="0" r="0" b="0"/>
            <wp:docPr id="1049385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85241" name="Picture 1049385241"/>
                    <pic:cNvPicPr/>
                  </pic:nvPicPr>
                  <pic:blipFill>
                    <a:blip xmlns:r="http://schemas.openxmlformats.org/officeDocument/2006/relationships" r:embed="rId726013793">
                      <a:extLst>
                        <a:ext uri="{28A0092B-C50C-407E-A947-70E740481C1C}">
                          <a14:useLocalDpi xmlns:a14="http://schemas.microsoft.com/office/drawing/2010/main"/>
                        </a:ext>
                      </a:extLst>
                    </a:blip>
                    <a:stretch>
                      <a:fillRect/>
                    </a:stretch>
                  </pic:blipFill>
                  <pic:spPr>
                    <a:xfrm>
                      <a:off x="0" y="0"/>
                      <a:ext cx="5355347" cy="3566167"/>
                    </a:xfrm>
                    <a:prstGeom prst="rect">
                      <a:avLst/>
                    </a:prstGeom>
                  </pic:spPr>
                </pic:pic>
              </a:graphicData>
            </a:graphic>
          </wp:inline>
        </w:drawing>
      </w:r>
    </w:p>
    <w:p w:rsidR="031C7438" w:rsidP="031C7438" w:rsidRDefault="031C7438" w14:paraId="5E7D2160" w14:textId="49A445D6">
      <w:pPr>
        <w:pStyle w:val="Normal"/>
      </w:pPr>
    </w:p>
    <w:p w:rsidR="7E9C3547" w:rsidP="7E9C3547" w:rsidRDefault="7E9C3547" w14:paraId="708C555E" w14:textId="2143BB6B">
      <w:pPr>
        <w:pStyle w:val="Normal"/>
      </w:pPr>
    </w:p>
    <w:p w:rsidR="7E9C3547" w:rsidP="7E9C3547" w:rsidRDefault="7E9C3547" w14:paraId="3CBFAF59" w14:textId="2EA16075">
      <w:pPr>
        <w:pStyle w:val="Normal"/>
      </w:pPr>
    </w:p>
    <w:p w:rsidR="7E9C3547" w:rsidP="7E9C3547" w:rsidRDefault="7E9C3547" w14:paraId="0C432C8B" w14:textId="2CB5DCD7">
      <w:pPr>
        <w:pStyle w:val="Normal"/>
      </w:pPr>
    </w:p>
    <w:p w:rsidR="7E9C3547" w:rsidRDefault="7E9C3547" w14:paraId="43523FCD" w14:textId="66C7FEC7">
      <w:r>
        <w:br w:type="page"/>
      </w:r>
    </w:p>
    <w:p w:rsidR="7E9C3547" w:rsidP="66F31ED5" w:rsidRDefault="7E9C3547" w14:paraId="78A77480" w14:textId="211E07B0">
      <w:pPr>
        <w:pStyle w:val="Heading1"/>
        <w:bidi w:val="0"/>
        <w:rPr>
          <w:noProof w:val="0"/>
          <w:lang w:val="en-US"/>
        </w:rPr>
      </w:pPr>
      <w:bookmarkStart w:name="_Toc2145364657" w:id="2032329387"/>
      <w:r w:rsidR="140426E5">
        <w:rPr/>
        <w:t xml:space="preserve">Appendix B. Data </w:t>
      </w:r>
      <w:r w:rsidR="0F855085">
        <w:rPr/>
        <w:t>Source</w:t>
      </w:r>
      <w:r w:rsidR="140426E5">
        <w:rPr/>
        <w:t xml:space="preserve"> Documentation</w:t>
      </w:r>
      <w:bookmarkEnd w:id="2032329387"/>
    </w:p>
    <w:p w:rsidR="4FDAF7F1" w:rsidP="11A5053E" w:rsidRDefault="4FDAF7F1" w14:paraId="0341815C" w14:textId="4B89B304">
      <w:pPr>
        <w:pStyle w:val="Heading2"/>
        <w:bidi w:val="0"/>
        <w:rPr>
          <w:rFonts w:ascii="Calibri" w:hAnsi="Calibri" w:eastAsia="Calibri" w:cs="Calibri"/>
          <w:b w:val="0"/>
          <w:bCs w:val="0"/>
          <w:i w:val="0"/>
          <w:iCs w:val="0"/>
          <w:caps w:val="0"/>
          <w:smallCaps w:val="0"/>
          <w:noProof w:val="0"/>
          <w:color w:val="365F91"/>
          <w:sz w:val="36"/>
          <w:szCs w:val="36"/>
          <w:lang w:val="en-US"/>
        </w:rPr>
      </w:pPr>
      <w:bookmarkStart w:name="_Toc456735036" w:id="677424655"/>
      <w:r w:rsidRPr="11A5053E" w:rsidR="4FDAF7F1">
        <w:rPr>
          <w:noProof w:val="0"/>
          <w:lang w:val="en-US"/>
        </w:rPr>
        <w:t>American Community Survey</w:t>
      </w:r>
      <w:bookmarkEnd w:id="677424655"/>
      <w:r w:rsidRPr="11A5053E" w:rsidR="4FDAF7F1">
        <w:rPr>
          <w:noProof w:val="0"/>
          <w:lang w:val="en-US"/>
        </w:rPr>
        <w:t xml:space="preserve">  </w:t>
      </w:r>
    </w:p>
    <w:p w:rsidR="4FDAF7F1" w:rsidP="75010D48" w:rsidRDefault="4FDAF7F1" w14:paraId="1D29A7B5" w14:textId="59F0A34E">
      <w:pPr>
        <w:pStyle w:val="Heading3"/>
        <w:bidi w:val="0"/>
        <w:rPr>
          <w:rFonts w:ascii="Calibri" w:hAnsi="Calibri" w:eastAsia="Calibri" w:cs="Calibri"/>
          <w:b w:val="0"/>
          <w:bCs w:val="0"/>
          <w:i w:val="0"/>
          <w:iCs w:val="0"/>
          <w:caps w:val="0"/>
          <w:smallCaps w:val="0"/>
          <w:noProof w:val="0"/>
          <w:color w:val="4F81BD"/>
          <w:sz w:val="24"/>
          <w:szCs w:val="24"/>
          <w:lang w:val="en-US"/>
        </w:rPr>
      </w:pPr>
      <w:r w:rsidRPr="75010D48" w:rsidR="4FDAF7F1">
        <w:rPr>
          <w:noProof w:val="0"/>
          <w:lang w:val="en-US"/>
        </w:rPr>
        <w:t>Background</w:t>
      </w:r>
    </w:p>
    <w:p w:rsidR="4FDAF7F1" w:rsidP="75010D48" w:rsidRDefault="4FDAF7F1" w14:paraId="769E67DC" w14:textId="1B031A3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The American Community Survey (ACS) is an ongoing U.S. Census Bureau program that surveys approximately 3.5 million households annually to provide up-to-date data on social, economic housing and demographic characteristics. </w:t>
      </w:r>
    </w:p>
    <w:p w:rsidR="75010D48" w:rsidP="75010D48" w:rsidRDefault="75010D48" w14:paraId="40EFAE92" w14:textId="671E3350">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4FDAF7F1" w:rsidP="75010D48" w:rsidRDefault="4FDAF7F1" w14:paraId="2E6CE321" w14:textId="7210BF48">
      <w:pPr>
        <w:pStyle w:val="Heading3"/>
        <w:suppressLineNumbers w:val="0"/>
        <w:bidi w:val="0"/>
        <w:spacing w:before="80" w:beforeAutospacing="off" w:after="40" w:afterAutospacing="off" w:line="279" w:lineRule="auto"/>
        <w:ind w:left="0" w:right="0"/>
        <w:jc w:val="left"/>
        <w:rPr>
          <w:noProof w:val="0"/>
          <w:lang w:val="en-US"/>
        </w:rPr>
      </w:pPr>
      <w:r w:rsidRPr="75010D48" w:rsidR="4FDAF7F1">
        <w:rPr>
          <w:noProof w:val="0"/>
          <w:lang w:val="en-US"/>
        </w:rPr>
        <w:t>Data Provenance</w:t>
      </w:r>
    </w:p>
    <w:p w:rsidR="4FDAF7F1" w:rsidP="75010D48" w:rsidRDefault="4FDAF7F1" w14:paraId="53EBF2A4" w14:textId="3787A505">
      <w:pPr>
        <w:pStyle w:val="ListParagraph"/>
        <w:numPr>
          <w:ilvl w:val="0"/>
          <w:numId w:val="13"/>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Producer: U.S. Census Bureau</w:t>
      </w:r>
    </w:p>
    <w:p w:rsidR="4FDAF7F1" w:rsidP="75010D48" w:rsidRDefault="4FDAF7F1" w14:paraId="47D08608" w14:textId="30FD1455">
      <w:pPr>
        <w:pStyle w:val="ListParagraph"/>
        <w:numPr>
          <w:ilvl w:val="0"/>
          <w:numId w:val="14"/>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Dataset page: </w:t>
      </w:r>
      <w:hyperlink r:id="R99945719481048a9">
        <w:r w:rsidRPr="75010D48" w:rsidR="4FDAF7F1">
          <w:rPr>
            <w:rStyle w:val="Hyperlink"/>
            <w:b w:val="0"/>
            <w:bCs w:val="0"/>
            <w:i w:val="0"/>
            <w:iCs w:val="0"/>
            <w:caps w:val="0"/>
            <w:smallCaps w:val="0"/>
            <w:noProof w:val="0"/>
            <w:lang w:val="en-US"/>
          </w:rPr>
          <w:t>https://data.census.gov/</w:t>
        </w:r>
      </w:hyperlink>
    </w:p>
    <w:p w:rsidR="4FDAF7F1" w:rsidP="75010D48" w:rsidRDefault="4FDAF7F1" w14:paraId="1EE55272" w14:textId="505F1368">
      <w:pPr>
        <w:pStyle w:val="ListParagraph"/>
        <w:numPr>
          <w:ilvl w:val="0"/>
          <w:numId w:val="15"/>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Download: Data were automatically downloaded directly from the U.S. Census Bureau database using a structured data retrieval pipeline. Queries were executed programmatically via python scripts. Specifying survey years (2022 – 2024 for 5-year estimates), geographic levels (county), and variable codes. This approach enables reproducible data extraction and consistent updates.</w:t>
      </w:r>
    </w:p>
    <w:p w:rsidR="75010D48" w:rsidP="75010D48" w:rsidRDefault="75010D48" w14:paraId="1C001947" w14:textId="311AE9EE">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FDAF7F1" w:rsidP="75010D48" w:rsidRDefault="4FDAF7F1" w14:paraId="4A5B4E6F" w14:textId="1FF61C11">
      <w:pPr>
        <w:pStyle w:val="Heading3"/>
        <w:suppressLineNumbers w:val="0"/>
        <w:bidi w:val="0"/>
        <w:spacing w:before="80" w:beforeAutospacing="off" w:after="40" w:afterAutospacing="off" w:line="279" w:lineRule="auto"/>
        <w:ind w:left="0" w:right="0"/>
        <w:jc w:val="left"/>
        <w:rPr>
          <w:noProof w:val="0"/>
          <w:lang w:val="en-US"/>
        </w:rPr>
      </w:pPr>
      <w:r w:rsidRPr="75010D48" w:rsidR="4FDAF7F1">
        <w:rPr>
          <w:noProof w:val="0"/>
          <w:lang w:val="en-US"/>
        </w:rPr>
        <w:t>Inclusion Criteria and Limitations</w:t>
      </w:r>
    </w:p>
    <w:p w:rsidR="4FDAF7F1" w:rsidP="75010D48" w:rsidRDefault="4FDAF7F1" w14:paraId="284CF5AB" w14:textId="6B70F2F1">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Fonts w:ascii="Calibri" w:hAnsi="Calibri" w:eastAsia="Calibri" w:cs="Calibri"/>
          <w:b w:val="0"/>
          <w:bCs w:val="0"/>
          <w:i w:val="0"/>
          <w:iCs w:val="0"/>
          <w:caps w:val="0"/>
          <w:smallCaps w:val="0"/>
          <w:noProof w:val="0"/>
          <w:color w:val="000000" w:themeColor="text1" w:themeTint="FF" w:themeShade="FF"/>
          <w:sz w:val="22"/>
          <w:szCs w:val="22"/>
          <w:lang w:val="en-US"/>
        </w:rPr>
        <w:t>The pipeline programmatically retrieves data on household income, employment, and civilian and armed forces composition for all U.S. counties from 2022 to 2024. The raw data are subsequently filtered to include only counties within the Black Hills region and predefined benchmark regions, based on FIPS codes.</w:t>
      </w:r>
    </w:p>
    <w:p w:rsidR="75010D48" w:rsidP="75010D48" w:rsidRDefault="75010D48" w14:paraId="32F9338A" w14:textId="461BDAE2">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4FDAF7F1" w:rsidP="75010D48" w:rsidRDefault="4FDAF7F1" w14:paraId="60523AD8" w14:textId="0CB50470">
      <w:pPr>
        <w:pStyle w:val="Heading3"/>
        <w:suppressLineNumbers w:val="0"/>
        <w:bidi w:val="0"/>
        <w:spacing w:before="80" w:beforeAutospacing="off" w:after="40" w:afterAutospacing="off" w:line="279" w:lineRule="auto"/>
        <w:ind w:left="0" w:right="0"/>
        <w:jc w:val="left"/>
        <w:rPr>
          <w:noProof w:val="0"/>
          <w:lang w:val="en-US"/>
        </w:rPr>
      </w:pPr>
      <w:r w:rsidRPr="75010D48" w:rsidR="4FDAF7F1">
        <w:rPr>
          <w:noProof w:val="0"/>
          <w:lang w:val="en-US"/>
        </w:rPr>
        <w:t>Data Transformation</w:t>
      </w:r>
    </w:p>
    <w:p w:rsidR="4FDAF7F1" w:rsidP="75010D48" w:rsidRDefault="4FDAF7F1" w14:paraId="2364A1A9" w14:textId="6493CD4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County-level data were aggregated to the regional level using weighted averages, with weights defined by population or household size. The resulting regional-level estimates were subsequently normalized and expressed as percentages.</w:t>
      </w:r>
    </w:p>
    <w:p w:rsidR="75010D48" w:rsidP="75010D48" w:rsidRDefault="75010D48" w14:paraId="70FF5187" w14:textId="12468D25">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4FDAF7F1" w:rsidP="75010D48" w:rsidRDefault="4FDAF7F1" w14:paraId="11461165" w14:textId="703B5572">
      <w:pPr>
        <w:pStyle w:val="Heading3"/>
        <w:suppressLineNumbers w:val="0"/>
        <w:bidi w:val="0"/>
        <w:spacing w:before="80" w:beforeAutospacing="off" w:after="40" w:afterAutospacing="off" w:line="279" w:lineRule="auto"/>
        <w:ind w:left="0" w:right="0"/>
        <w:jc w:val="left"/>
        <w:rPr>
          <w:noProof w:val="0"/>
          <w:lang w:val="en-US"/>
        </w:rPr>
      </w:pPr>
      <w:r w:rsidRPr="75010D48" w:rsidR="4FDAF7F1">
        <w:rPr>
          <w:noProof w:val="0"/>
          <w:lang w:val="en-US"/>
        </w:rPr>
        <w:t>Analysis-Ready Outputs</w:t>
      </w:r>
    </w:p>
    <w:p w:rsidR="4FDAF7F1" w:rsidP="75010D48" w:rsidRDefault="4FDAF7F1" w14:paraId="4C33DF11" w14:textId="65049AE9">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County level dataset: </w:t>
      </w:r>
      <w:r w:rsidRPr="75010D48" w:rsidR="4FDAF7F1">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acs_county_22_24.csv</w:t>
      </w:r>
      <w:r w:rsidRPr="75010D48" w:rsidR="4FDAF7F1">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4FDAF7F1" w:rsidP="75010D48" w:rsidRDefault="4FDAF7F1" w14:paraId="391A631D" w14:textId="4AF7411F">
      <w:pPr>
        <w:pStyle w:val="ListParagraph"/>
        <w:numPr>
          <w:ilvl w:val="0"/>
          <w:numId w:val="17"/>
        </w:numPr>
        <w:bidi w:val="0"/>
        <w:spacing w:before="0" w:beforeAutospacing="off" w:after="0" w:afterAutospacing="off"/>
        <w:ind w:firstLine="0"/>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Region level dataset: </w:t>
      </w:r>
      <w:r w:rsidRPr="75010D48" w:rsidR="4FDAF7F1">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acs_region__22_24.csv</w:t>
      </w:r>
    </w:p>
    <w:p w:rsidR="75010D48" w:rsidP="75010D48" w:rsidRDefault="75010D48" w14:paraId="202A5470" w14:textId="18D4F635">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FDAF7F1" w:rsidP="75010D48" w:rsidRDefault="4FDAF7F1" w14:paraId="3A2BD9A7" w14:textId="261E5CA2">
      <w:pPr>
        <w:pStyle w:val="Heading3"/>
        <w:suppressLineNumbers w:val="0"/>
        <w:bidi w:val="0"/>
        <w:spacing w:before="80" w:beforeAutospacing="off" w:after="40" w:afterAutospacing="off" w:line="279" w:lineRule="auto"/>
        <w:ind w:left="0" w:right="0"/>
        <w:jc w:val="left"/>
        <w:rPr>
          <w:noProof w:val="0"/>
          <w:lang w:val="en-US"/>
        </w:rPr>
      </w:pPr>
      <w:r w:rsidRPr="75010D48" w:rsidR="4FDAF7F1">
        <w:rPr>
          <w:noProof w:val="0"/>
          <w:lang w:val="en-US"/>
        </w:rPr>
        <w:t>Raw files</w:t>
      </w:r>
    </w:p>
    <w:p w:rsidR="4FDAF7F1" w:rsidP="75010D48" w:rsidRDefault="4FDAF7F1" w14:paraId="24C8BE62" w14:textId="241CDFB2">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acs5_full_</w:t>
      </w:r>
      <w:r w:rsidRPr="75010D48" w:rsidR="4FDAF7F1">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_22_24.</w:t>
      </w: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csv</w:t>
      </w:r>
    </w:p>
    <w:p w:rsidR="4FDAF7F1" w:rsidP="75010D48" w:rsidRDefault="4FDAF7F1" w14:paraId="0FEA1E9A" w14:textId="7D0BF6E0">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acs5_profile_</w:t>
      </w:r>
      <w:r w:rsidRPr="75010D48" w:rsidR="4FDAF7F1">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22_24.</w:t>
      </w: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csv</w:t>
      </w:r>
    </w:p>
    <w:p w:rsidR="4FDAF7F1" w:rsidP="75010D48" w:rsidRDefault="4FDAF7F1" w14:paraId="7A1B3407" w14:textId="324F8F31">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acs5_subject_</w:t>
      </w:r>
      <w:r w:rsidRPr="75010D48" w:rsidR="4FDAF7F1">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_22_24</w:t>
      </w:r>
      <w:r w:rsidRPr="75010D48" w:rsidR="4FDAF7F1">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.csv</w:t>
      </w:r>
    </w:p>
    <w:p w:rsidR="4FDAF7F1" w:rsidP="75010D48" w:rsidRDefault="4FDAF7F1" w14:paraId="022694E7" w14:textId="0B4DDD13">
      <w:pPr>
        <w:pStyle w:val="Heading3"/>
        <w:bidi w:val="0"/>
        <w:rPr>
          <w:rFonts w:ascii="Calibri" w:hAnsi="Calibri" w:eastAsia="Calibri" w:cs="Calibri"/>
          <w:b w:val="0"/>
          <w:bCs w:val="0"/>
          <w:i w:val="0"/>
          <w:iCs w:val="0"/>
          <w:caps w:val="0"/>
          <w:smallCaps w:val="0"/>
          <w:noProof w:val="0"/>
          <w:color w:val="4F81BD"/>
          <w:sz w:val="24"/>
          <w:szCs w:val="24"/>
          <w:lang w:val="en-US"/>
        </w:rPr>
      </w:pPr>
      <w:r w:rsidRPr="75010D48" w:rsidR="4FDAF7F1">
        <w:rPr>
          <w:noProof w:val="0"/>
          <w:lang w:val="en-US"/>
        </w:rPr>
        <w:t>Analysis Data Dictionary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520"/>
        <w:gridCol w:w="6825"/>
      </w:tblGrid>
      <w:tr w:rsidR="75010D48" w:rsidTr="75010D48" w14:paraId="02C34C5C">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1182F686" w14:textId="0D650D8B">
            <w:pPr>
              <w:pStyle w:val="Heading3"/>
              <w:suppressLineNumbers w:val="0"/>
              <w:bidi w:val="0"/>
              <w:spacing w:before="80" w:beforeAutospacing="off" w:after="40" w:afterAutospacing="off" w:line="279" w:lineRule="auto"/>
              <w:ind w:left="0" w:right="0"/>
              <w:jc w:val="left"/>
              <w:rPr>
                <w:rFonts w:ascii="Calibri" w:hAnsi="Calibri" w:eastAsia="Calibri" w:cs="Calibri"/>
                <w:b w:val="1"/>
                <w:bCs w:val="1"/>
                <w:i w:val="0"/>
                <w:iCs w:val="0"/>
                <w:color w:val="000000" w:themeColor="text1" w:themeTint="FF" w:themeShade="FF"/>
                <w:sz w:val="21"/>
                <w:szCs w:val="21"/>
                <w:lang w:val="en-US"/>
              </w:rPr>
            </w:pPr>
            <w:r w:rsidRPr="75010D48" w:rsidR="75010D48">
              <w:rPr>
                <w:rFonts w:ascii="Calibri" w:hAnsi="Calibri" w:eastAsia="Calibri" w:cs="Calibri"/>
                <w:b w:val="1"/>
                <w:bCs w:val="1"/>
                <w:i w:val="0"/>
                <w:iCs w:val="0"/>
                <w:color w:val="000000" w:themeColor="text1" w:themeTint="FF" w:themeShade="FF"/>
                <w:sz w:val="21"/>
                <w:szCs w:val="21"/>
                <w:lang w:val="en-US"/>
              </w:rPr>
              <w:t>variable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45718126" w14:textId="0D7E33A6">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1"/>
                <w:bCs w:val="1"/>
                <w:i w:val="0"/>
                <w:iCs w:val="0"/>
                <w:color w:val="000000" w:themeColor="text1" w:themeTint="FF" w:themeShade="FF"/>
                <w:sz w:val="21"/>
                <w:szCs w:val="21"/>
                <w:lang w:val="en-US"/>
              </w:rPr>
              <w:t>description</w:t>
            </w:r>
          </w:p>
        </w:tc>
      </w:tr>
      <w:tr w:rsidR="75010D48" w:rsidTr="75010D48" w14:paraId="09B4307D">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4BB11743" w14:textId="5DC51B7F">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NAME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2D7EBA35" w14:textId="5C3BD76D">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Geographic Area Name</w:t>
            </w:r>
          </w:p>
        </w:tc>
      </w:tr>
      <w:tr w:rsidR="75010D48" w:rsidTr="75010D48" w14:paraId="5BA9DF78">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0C96D565" w14:textId="78CE89C3">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state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169468EF" w14:textId="03C4C644">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State</w:t>
            </w:r>
          </w:p>
        </w:tc>
      </w:tr>
      <w:tr w:rsidR="75010D48" w:rsidTr="75010D48" w14:paraId="347B003A">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3510A447" w14:textId="16FD24C1">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county</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6F030649" w14:textId="28CDCBBB">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County</w:t>
            </w:r>
          </w:p>
        </w:tc>
      </w:tr>
      <w:tr w:rsidR="75010D48" w:rsidTr="75010D48" w14:paraId="4BF10399">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704CA450" w14:textId="6ED83B47">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B01003_001E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292ADCE6" w14:textId="433967DD">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w:t>
            </w:r>
          </w:p>
        </w:tc>
      </w:tr>
      <w:tr w:rsidR="75010D48" w:rsidTr="75010D48" w14:paraId="6C84D7CF">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1BFF7E87" w14:textId="56680237">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B19013_001E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1D010CBE" w14:textId="310C79DF">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Median household income in the past 12 months (in 2024 inflation-adjusted dollars)</w:t>
            </w:r>
          </w:p>
        </w:tc>
      </w:tr>
      <w:tr w:rsidR="75010D48" w:rsidTr="75010D48" w14:paraId="516DB6E4">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7FFAF3E3" w14:textId="261FA539">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B23025_003E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7BC4D67" w14:textId="66D42716">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In labor force:  Civilian labor force:</w:t>
            </w:r>
          </w:p>
        </w:tc>
      </w:tr>
      <w:tr w:rsidR="75010D48" w:rsidTr="75010D48" w14:paraId="4555D922">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7BC09B0" w14:textId="3E5E3BCD">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B23025_004E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1E3BD45" w14:textId="1C5CDFF9">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In labor force:  Civilian labor force:  Employed</w:t>
            </w:r>
          </w:p>
        </w:tc>
      </w:tr>
      <w:tr w:rsidR="75010D48" w:rsidTr="75010D48" w14:paraId="02A8E8D2">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4703E913" w14:textId="79E63445">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B23025_005E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447014DB" w14:textId="57855CFC">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In labor force:  Civilian labor force:  Unemployed</w:t>
            </w:r>
          </w:p>
        </w:tc>
      </w:tr>
      <w:tr w:rsidR="75010D48" w:rsidTr="75010D48" w14:paraId="3CB45EC7">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46D0FB7F" w14:textId="7AD38EF9">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B02001_004E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20EAE0EC" w14:textId="0D8950A9">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American Indian and Alaska Native alone</w:t>
            </w:r>
          </w:p>
        </w:tc>
      </w:tr>
      <w:tr w:rsidR="75010D48" w:rsidTr="75010D48" w14:paraId="701EA3E0">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21B18908" w14:textId="0C566C62">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S1902_C01_001E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3DBB747" w14:textId="2FD16945">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Number  HOUSEHOLD INCOME  All households</w:t>
            </w:r>
          </w:p>
        </w:tc>
      </w:tr>
      <w:tr w:rsidR="75010D48" w:rsidTr="75010D48" w14:paraId="79629F9A">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1A6924DD" w14:textId="4551A2A2">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S2402_C01_001E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13B3C58" w14:textId="6916E9A8">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w:t>
            </w:r>
          </w:p>
        </w:tc>
      </w:tr>
      <w:tr w:rsidR="75010D48" w:rsidTr="75010D48" w14:paraId="327B99EB">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00B12795" w14:textId="1D6DB695">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S2402_C01_002E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391AD9F9" w14:textId="61136749">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Management, business, science, and arts occupations:</w:t>
            </w:r>
          </w:p>
        </w:tc>
      </w:tr>
      <w:tr w:rsidR="75010D48" w:rsidTr="75010D48" w14:paraId="44BBD674">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140364E6" w14:textId="6F88DBC0">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S2402_C01_026E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2A6671C6" w14:textId="6D3A0FCE">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Sales and office occupations:</w:t>
            </w:r>
          </w:p>
        </w:tc>
      </w:tr>
      <w:tr w:rsidR="75010D48" w:rsidTr="75010D48" w14:paraId="25B65D4F">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9603AED" w14:textId="55592D42">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S2402_C01_029E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81DAF12" w14:textId="02579DE4">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Natural resources, construction, and maintenance occupations:</w:t>
            </w:r>
          </w:p>
        </w:tc>
      </w:tr>
      <w:tr w:rsidR="75010D48" w:rsidTr="75010D48" w14:paraId="7D682702">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421632C" w14:textId="742D473D">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S2402_C01_033E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2F82A572" w14:textId="5361D4DD">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Production, transportation, and material moving occupations:</w:t>
            </w:r>
          </w:p>
        </w:tc>
      </w:tr>
      <w:tr w:rsidR="75010D48" w:rsidTr="75010D48" w14:paraId="173B447F">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7F66C02F" w14:textId="143B168B">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DP03_0002E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1CF48E59" w14:textId="18F720A1">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EMPLOYMENT STATUS  Population 16 years and over  In labor force</w:t>
            </w:r>
          </w:p>
        </w:tc>
      </w:tr>
      <w:tr w:rsidR="75010D48" w:rsidTr="75010D48" w14:paraId="690391F1">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0FEFA364" w14:textId="2A81E98F">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DP03_0006E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B7C597D" w14:textId="1FC12BB2">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EMPLOYMENT STATUS  Population 16 years and over  In labor force  Armed Forces</w:t>
            </w:r>
          </w:p>
        </w:tc>
      </w:tr>
      <w:tr w:rsidR="75010D48" w:rsidTr="75010D48" w14:paraId="7DE6E357">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1492B02" w14:textId="615912F1">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DP03_0064E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2B0416BD" w14:textId="3345E347">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With earnings</w:t>
            </w:r>
          </w:p>
        </w:tc>
      </w:tr>
      <w:tr w:rsidR="75010D48" w:rsidTr="75010D48" w14:paraId="51F0AEFA">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0C793E24" w14:textId="7F1B439D">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DP03_0052E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A2F7B12" w14:textId="32510CBF">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Less than $10,000</w:t>
            </w:r>
          </w:p>
        </w:tc>
      </w:tr>
      <w:tr w:rsidR="75010D48" w:rsidTr="75010D48" w14:paraId="7279279E">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216664AA" w14:textId="6EEACE45">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DP03_0053E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78132E6" w14:textId="2A8F844E">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$10,000 to $14,999</w:t>
            </w:r>
          </w:p>
        </w:tc>
      </w:tr>
      <w:tr w:rsidR="75010D48" w:rsidTr="75010D48" w14:paraId="700CB361">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78B5B5CE" w14:textId="42FF14C1">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DP03_0054E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5F513FA" w14:textId="04F78C82">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$15,000 to $24,999</w:t>
            </w:r>
          </w:p>
        </w:tc>
      </w:tr>
      <w:tr w:rsidR="75010D48" w:rsidTr="75010D48" w14:paraId="6FE850F9">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73024050" w14:textId="128031C7">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DP03_0055E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191E1D34" w14:textId="66F01A38">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$25,000 to $34,999</w:t>
            </w:r>
          </w:p>
        </w:tc>
      </w:tr>
      <w:tr w:rsidR="75010D48" w:rsidTr="75010D48" w14:paraId="590076C4">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ECB4D1F" w14:textId="1651131A">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DP03_0056E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3C9D7E52" w14:textId="16784235">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$35,000 to $49,999</w:t>
            </w:r>
          </w:p>
        </w:tc>
      </w:tr>
      <w:tr w:rsidR="75010D48" w:rsidTr="75010D48" w14:paraId="0CE85600">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47C1D363" w14:textId="00941CA3">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DP03_0057E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F151FC2" w14:textId="36960331">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$50,000 to $74,999</w:t>
            </w:r>
          </w:p>
        </w:tc>
      </w:tr>
      <w:tr w:rsidR="75010D48" w:rsidTr="75010D48" w14:paraId="56582288">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568F5518" w14:textId="14C53A09">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DP03_0058E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A0FDF7E" w14:textId="1782D6B4">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$75,000 to $99,999</w:t>
            </w:r>
          </w:p>
        </w:tc>
      </w:tr>
      <w:tr w:rsidR="75010D48" w:rsidTr="75010D48" w14:paraId="2997228E">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54EA26E" w14:textId="03868594">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DP03_0059E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D47E713" w14:textId="4C6F1D6E">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$100,000 to $149,999</w:t>
            </w:r>
          </w:p>
        </w:tc>
      </w:tr>
      <w:tr w:rsidR="75010D48" w:rsidTr="75010D48" w14:paraId="180CC59E">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22AF100F" w14:textId="030461F5">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DP03_0060E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71E9800B" w14:textId="23E65383">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$150,000 to $199,999</w:t>
            </w:r>
          </w:p>
        </w:tc>
      </w:tr>
      <w:tr w:rsidR="75010D48" w:rsidTr="75010D48" w14:paraId="4E2CD8A1">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A8EACC2" w14:textId="2C327202">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DP03_0061E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54DFDD0" w14:textId="1263AC34">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$200,000 or more</w:t>
            </w:r>
          </w:p>
        </w:tc>
      </w:tr>
      <w:tr w:rsidR="75010D48" w:rsidTr="75010D48" w14:paraId="1B3CBE77">
        <w:trPr>
          <w:trHeight w:val="315"/>
        </w:trPr>
        <w:tc>
          <w:tcPr>
            <w:tcW w:w="2520" w:type="dxa"/>
            <w:tcBorders>
              <w:top w:val="single" w:sz="6"/>
              <w:left w:val="single" w:sz="6"/>
              <w:bottom w:val="single" w:sz="6"/>
              <w:right w:val="single" w:sz="6"/>
            </w:tcBorders>
            <w:tcMar>
              <w:left w:w="105" w:type="dxa"/>
              <w:right w:w="105" w:type="dxa"/>
            </w:tcMar>
            <w:vAlign w:val="bottom"/>
          </w:tcPr>
          <w:p w:rsidR="75010D48" w:rsidP="75010D48" w:rsidRDefault="75010D48" w14:paraId="6544010C" w14:textId="33EF1074">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DP03_0068E</w:t>
            </w:r>
          </w:p>
        </w:tc>
        <w:tc>
          <w:tcPr>
            <w:tcW w:w="6825" w:type="dxa"/>
            <w:tcBorders>
              <w:top w:val="single" w:sz="6"/>
              <w:left w:val="single" w:sz="6"/>
              <w:bottom w:val="single" w:sz="6"/>
              <w:right w:val="single" w:sz="6"/>
            </w:tcBorders>
            <w:tcMar>
              <w:left w:w="105" w:type="dxa"/>
              <w:right w:w="105" w:type="dxa"/>
            </w:tcMar>
            <w:vAlign w:val="bottom"/>
          </w:tcPr>
          <w:p w:rsidR="75010D48" w:rsidP="75010D48" w:rsidRDefault="75010D48" w14:paraId="54F64660" w14:textId="76D9F8DC">
            <w:pPr>
              <w:bidi w:val="0"/>
              <w:rPr>
                <w:rFonts w:ascii="Calibri" w:hAnsi="Calibri" w:eastAsia="Calibri" w:cs="Calibri"/>
                <w:b w:val="0"/>
                <w:bCs w:val="0"/>
                <w:i w:val="0"/>
                <w:iCs w:val="0"/>
                <w:color w:val="000000" w:themeColor="text1" w:themeTint="FF" w:themeShade="FF"/>
                <w:sz w:val="21"/>
                <w:szCs w:val="21"/>
              </w:rPr>
            </w:pPr>
            <w:r w:rsidRPr="75010D48" w:rsidR="75010D48">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With retirement income</w:t>
            </w:r>
          </w:p>
        </w:tc>
      </w:tr>
    </w:tbl>
    <w:p w:rsidR="75010D48" w:rsidP="75010D48" w:rsidRDefault="75010D48" w14:paraId="26E74FFF" w14:textId="336B455B">
      <w:pPr>
        <w:bidi w:val="0"/>
        <w:spacing w:before="0" w:beforeAutospacing="off" w:after="0" w:afterAutospacing="off"/>
        <w:rPr>
          <w:rFonts w:ascii="Segoe UI" w:hAnsi="Segoe UI" w:eastAsia="Segoe UI" w:cs="Segoe UI"/>
          <w:b w:val="0"/>
          <w:bCs w:val="0"/>
          <w:i w:val="0"/>
          <w:iCs w:val="0"/>
          <w:caps w:val="0"/>
          <w:smallCaps w:val="0"/>
          <w:noProof w:val="0"/>
          <w:color w:val="4F81BD"/>
          <w:sz w:val="18"/>
          <w:szCs w:val="18"/>
          <w:lang w:val="en-US"/>
        </w:rPr>
      </w:pPr>
    </w:p>
    <w:p w:rsidR="4C3EA695" w:rsidP="75010D48" w:rsidRDefault="4C3EA695" w14:paraId="68756A78" w14:textId="6BEB5E32">
      <w:pPr>
        <w:pStyle w:val="Heading2"/>
        <w:bidi w:val="0"/>
        <w:rPr>
          <w:noProof w:val="0"/>
          <w:lang w:val="en-US"/>
        </w:rPr>
      </w:pPr>
      <w:bookmarkStart w:name="_Toc995610180" w:id="1365895793"/>
      <w:r w:rsidRPr="11A5053E" w:rsidR="4C3EA695">
        <w:rPr>
          <w:noProof w:val="0"/>
          <w:lang w:val="en-US"/>
        </w:rPr>
        <w:t xml:space="preserve">IRS </w:t>
      </w:r>
      <w:r w:rsidRPr="11A5053E" w:rsidR="1B29F90C">
        <w:rPr>
          <w:noProof w:val="0"/>
          <w:lang w:val="en-US"/>
        </w:rPr>
        <w:t>S</w:t>
      </w:r>
      <w:r w:rsidRPr="11A5053E" w:rsidR="4C3EA695">
        <w:rPr>
          <w:noProof w:val="0"/>
          <w:lang w:val="en-US"/>
        </w:rPr>
        <w:t xml:space="preserve">tatistics of </w:t>
      </w:r>
      <w:r w:rsidRPr="11A5053E" w:rsidR="18AB8A2B">
        <w:rPr>
          <w:noProof w:val="0"/>
          <w:lang w:val="en-US"/>
        </w:rPr>
        <w:t>I</w:t>
      </w:r>
      <w:r w:rsidRPr="11A5053E" w:rsidR="4C3EA695">
        <w:rPr>
          <w:noProof w:val="0"/>
          <w:lang w:val="en-US"/>
        </w:rPr>
        <w:t>ncome</w:t>
      </w:r>
      <w:bookmarkEnd w:id="1365895793"/>
    </w:p>
    <w:p w:rsidR="4C3EA695" w:rsidP="75010D48" w:rsidRDefault="4C3EA695" w14:paraId="12773FC8" w14:textId="0F67D3E1">
      <w:pPr>
        <w:pStyle w:val="Heading3"/>
        <w:keepNext w:val="1"/>
        <w:keepLines w:val="1"/>
        <w:widowControl w:val="1"/>
        <w:bidi w:val="0"/>
        <w:rPr>
          <w:rFonts w:ascii="Calibri" w:hAnsi="Calibri" w:eastAsia="Calibri" w:cs="Calibri"/>
          <w:b w:val="1"/>
          <w:bCs w:val="1"/>
          <w:i w:val="0"/>
          <w:iCs w:val="0"/>
          <w:caps w:val="0"/>
          <w:smallCaps w:val="0"/>
          <w:noProof w:val="0"/>
          <w:color w:val="365F91"/>
          <w:sz w:val="28"/>
          <w:szCs w:val="28"/>
          <w:lang w:val="en-US"/>
        </w:rPr>
        <w:pPrChange w:author="Allison Ryan" w:date="2026-06-29T20:00:45.289Z">
          <w:pPr>
            <w:pStyle w:val="Heading1"/>
            <w:keepNext w:val="1"/>
            <w:keepLines w:val="1"/>
            <w:widowControl w:val="1"/>
            <w:bidi w:val="0"/>
            <w:spacing w:before="480" w:after="0" w:line="276" w:lineRule="auto"/>
            <w:jc w:val="left"/>
          </w:pPr>
        </w:pPrChange>
      </w:pPr>
      <w:r w:rsidRPr="75010D48" w:rsidR="4C3EA695">
        <w:rPr>
          <w:noProof w:val="0"/>
          <w:lang w:val="en-US"/>
          <w:rPrChange w:author="Allison Ryan" w:date="2026-06-29T20:00:45.289Z" w16du:dateUtc="2026-06-29T20:00:45.289Z" w:id="505952965">
            <w:rPr>
              <w:rFonts w:ascii="Calibri" w:hAnsi="Calibri" w:eastAsia="Calibri" w:cs="Calibri"/>
              <w:b w:val="1"/>
              <w:bCs w:val="1"/>
              <w:i w:val="0"/>
              <w:iCs w:val="0"/>
              <w:caps w:val="0"/>
              <w:smallCaps w:val="0"/>
              <w:noProof w:val="0"/>
              <w:color w:val="365F91"/>
              <w:sz w:val="28"/>
              <w:szCs w:val="28"/>
              <w:lang w:val="en-US"/>
            </w:rPr>
          </w:rPrChange>
        </w:rPr>
        <w:t>1. Overview</w:t>
      </w:r>
    </w:p>
    <w:p w:rsidR="4C3EA695" w:rsidP="75010D48" w:rsidRDefault="4C3EA695" w14:paraId="2D25C8E4" w14:textId="2A79C880">
      <w:pPr>
        <w:widowControl w:val="1"/>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commentRangeStart w:id="1006929212"/>
      <w:del w:author="Allison Ryan" w:date="2026-06-29T19:58:05.225Z" w16du:dateUtc="2026-06-29T19:58:05.225Z" w:id="138178764">
        <w:r w:rsidRPr="75010D48" w:rsidDel="4C3EA695">
          <w:rPr>
            <w:rFonts w:ascii="Cambria" w:hAnsi="Cambria" w:eastAsia="Cambria" w:cs="Cambria"/>
            <w:b w:val="0"/>
            <w:bCs w:val="0"/>
            <w:i w:val="0"/>
            <w:iCs w:val="0"/>
            <w:caps w:val="0"/>
            <w:smallCaps w:val="0"/>
            <w:noProof w:val="0"/>
            <w:color w:val="000000" w:themeColor="text1" w:themeTint="FF" w:themeShade="FF"/>
            <w:sz w:val="22"/>
            <w:szCs w:val="22"/>
            <w:lang w:val="en-US"/>
          </w:rPr>
          <w:delText>This notebook processes</w:delText>
        </w:r>
      </w:del>
      <w:ins w:author="Allison Ryan" w:date="2026-06-29T19:58:06.527Z" w16du:dateUtc="2026-06-29T19:58:06.527Z" w:id="275722733">
        <w:r w:rsidRPr="75010D48" w:rsidR="68C55A3D">
          <w:rPr>
            <w:rFonts w:ascii="Cambria" w:hAnsi="Cambria" w:eastAsia="Cambria" w:cs="Cambria"/>
            <w:b w:val="0"/>
            <w:bCs w:val="0"/>
            <w:i w:val="0"/>
            <w:iCs w:val="0"/>
            <w:caps w:val="0"/>
            <w:smallCaps w:val="0"/>
            <w:noProof w:val="0"/>
            <w:color w:val="000000" w:themeColor="text1" w:themeTint="FF" w:themeShade="FF"/>
            <w:sz w:val="22"/>
            <w:szCs w:val="22"/>
            <w:lang w:val="en-US"/>
          </w:rPr>
          <w:t>Processing for</w:t>
        </w:r>
      </w:ins>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the IRS Statistics of Income (SOI) Individual Income Tax Statistics</w:t>
      </w:r>
      <w:ins w:author="Allison Ryan" w:date="2026-06-29T19:58:13.002Z" w16du:dateUtc="2026-06-29T19:58:13.002Z" w:id="721751686">
        <w:r w:rsidRPr="75010D48" w:rsidR="2528507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dataset includes </w:t>
        </w:r>
      </w:ins>
      <w:del w:author="Allison Ryan" w:date="2026-06-29T19:58:16.497Z" w16du:dateUtc="2026-06-29T19:58:16.497Z" w:id="105337849">
        <w:r w:rsidRPr="75010D48" w:rsidDel="4C3EA695">
          <w:rPr>
            <w:rFonts w:ascii="Cambria" w:hAnsi="Cambria" w:eastAsia="Cambria" w:cs="Cambria"/>
            <w:b w:val="0"/>
            <w:bCs w:val="0"/>
            <w:i w:val="0"/>
            <w:iCs w:val="0"/>
            <w:caps w:val="0"/>
            <w:smallCaps w:val="0"/>
            <w:noProof w:val="0"/>
            <w:color w:val="000000" w:themeColor="text1" w:themeTint="FF" w:themeShade="FF"/>
            <w:sz w:val="22"/>
            <w:szCs w:val="22"/>
            <w:lang w:val="en-US"/>
          </w:rPr>
          <w:delText xml:space="preserve">. It performs </w:delText>
        </w:r>
      </w:del>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FIPS normalization, </w:t>
      </w:r>
      <w:del w:author="Allison Ryan" w:date="2026-06-29T19:58:23.562Z" w16du:dateUtc="2026-06-29T19:58:23.562Z" w:id="1034118314">
        <w:r w:rsidRPr="75010D48" w:rsidDel="4C3EA695">
          <w:rPr>
            <w:rFonts w:ascii="Cambria" w:hAnsi="Cambria" w:eastAsia="Cambria" w:cs="Cambria"/>
            <w:b w:val="0"/>
            <w:bCs w:val="0"/>
            <w:i w:val="0"/>
            <w:iCs w:val="0"/>
            <w:caps w:val="0"/>
            <w:smallCaps w:val="0"/>
            <w:noProof w:val="0"/>
            <w:color w:val="000000" w:themeColor="text1" w:themeTint="FF" w:themeShade="FF"/>
            <w:sz w:val="22"/>
            <w:szCs w:val="22"/>
            <w:lang w:val="en-US"/>
          </w:rPr>
          <w:delText xml:space="preserve">handles </w:delText>
        </w:r>
      </w:del>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data suppression, and integrat</w:t>
      </w:r>
      <w:ins w:author="Allison Ryan" w:date="2026-06-29T19:58:27.935Z" w16du:dateUtc="2026-06-29T19:58:27.935Z" w:id="1418566791">
        <w:r w:rsidRPr="75010D48" w:rsidR="648D26A8">
          <w:rPr>
            <w:rFonts w:ascii="Cambria" w:hAnsi="Cambria" w:eastAsia="Cambria" w:cs="Cambria"/>
            <w:b w:val="0"/>
            <w:bCs w:val="0"/>
            <w:i w:val="0"/>
            <w:iCs w:val="0"/>
            <w:caps w:val="0"/>
            <w:smallCaps w:val="0"/>
            <w:noProof w:val="0"/>
            <w:color w:val="000000" w:themeColor="text1" w:themeTint="FF" w:themeShade="FF"/>
            <w:sz w:val="22"/>
            <w:szCs w:val="22"/>
            <w:lang w:val="en-US"/>
          </w:rPr>
          <w:t>ion</w:t>
        </w:r>
      </w:ins>
      <w:del w:author="Allison Ryan" w:date="2026-06-29T19:58:27.368Z" w16du:dateUtc="2026-06-29T19:58:27.368Z" w:id="85959016">
        <w:r w:rsidRPr="75010D48" w:rsidDel="4C3EA695">
          <w:rPr>
            <w:rFonts w:ascii="Cambria" w:hAnsi="Cambria" w:eastAsia="Cambria" w:cs="Cambria"/>
            <w:b w:val="0"/>
            <w:bCs w:val="0"/>
            <w:i w:val="0"/>
            <w:iCs w:val="0"/>
            <w:caps w:val="0"/>
            <w:smallCaps w:val="0"/>
            <w:noProof w:val="0"/>
            <w:color w:val="000000" w:themeColor="text1" w:themeTint="FF" w:themeShade="FF"/>
            <w:sz w:val="22"/>
            <w:szCs w:val="22"/>
            <w:lang w:val="en-US"/>
          </w:rPr>
          <w:delText>es</w:delText>
        </w:r>
      </w:del>
      <w:ins w:author="Allison Ryan" w:date="2026-06-29T19:58:29.808Z" w16du:dateUtc="2026-06-29T19:58:29.808Z" w:id="570055274">
        <w:r w:rsidRPr="75010D48" w:rsidR="43831B2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of</w:t>
        </w:r>
      </w:ins>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rurality codes (RUCC) for benchmark counties.</w:t>
      </w:r>
      <w:commentRangeEnd w:id="1006929212"/>
      <w:r>
        <w:rPr>
          <w:rStyle w:val="CommentReference"/>
        </w:rPr>
        <w:commentReference w:id="1006929212"/>
      </w:r>
    </w:p>
    <w:p w:rsidR="4C3EA695" w:rsidP="75010D48" w:rsidRDefault="4C3EA695" w14:paraId="1761702D" w14:textId="7FD73E1E">
      <w:pPr>
        <w:pStyle w:val="Heading3"/>
        <w:keepNext w:val="1"/>
        <w:keepLines w:val="1"/>
        <w:widowControl w:val="1"/>
        <w:bidi w:val="0"/>
        <w:rPr>
          <w:rFonts w:ascii="Calibri" w:hAnsi="Calibri" w:eastAsia="Calibri" w:cs="Calibri"/>
          <w:b w:val="1"/>
          <w:bCs w:val="1"/>
          <w:i w:val="0"/>
          <w:iCs w:val="0"/>
          <w:caps w:val="0"/>
          <w:smallCaps w:val="0"/>
          <w:noProof w:val="0"/>
          <w:color w:val="365F91"/>
          <w:sz w:val="28"/>
          <w:szCs w:val="28"/>
          <w:lang w:val="en-US"/>
        </w:rPr>
        <w:pPrChange w:author="Allison Ryan" w:date="2026-06-29T20:00:50.736Z">
          <w:pPr>
            <w:pStyle w:val="Heading1"/>
            <w:keepNext w:val="1"/>
            <w:keepLines w:val="1"/>
            <w:widowControl w:val="1"/>
            <w:bidi w:val="0"/>
            <w:spacing w:before="480" w:after="0" w:line="276" w:lineRule="auto"/>
            <w:jc w:val="left"/>
          </w:pPr>
        </w:pPrChange>
      </w:pPr>
      <w:r w:rsidRPr="75010D48" w:rsidR="4C3EA695">
        <w:rPr>
          <w:noProof w:val="0"/>
          <w:lang w:val="en-US"/>
          <w:rPrChange w:author="Allison Ryan" w:date="2026-06-29T20:00:50.735Z" w16du:dateUtc="2026-06-29T20:00:50.735Z" w:id="1978664773">
            <w:rPr>
              <w:rFonts w:ascii="Calibri" w:hAnsi="Calibri" w:eastAsia="Calibri" w:cs="Calibri"/>
              <w:b w:val="1"/>
              <w:bCs w:val="1"/>
              <w:i w:val="0"/>
              <w:iCs w:val="0"/>
              <w:caps w:val="0"/>
              <w:smallCaps w:val="0"/>
              <w:noProof w:val="0"/>
              <w:color w:val="365F91"/>
              <w:sz w:val="28"/>
              <w:szCs w:val="28"/>
              <w:lang w:val="en-US"/>
            </w:rPr>
          </w:rPrChange>
        </w:rPr>
        <w:t>2. Data Sources</w:t>
      </w:r>
    </w:p>
    <w:p w:rsidR="4C3EA695" w:rsidP="75010D48" w:rsidRDefault="4C3EA695" w14:paraId="61089919" w14:textId="407D2042">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commentRangeStart w:id="1177424753"/>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Files: 22incyallagi.csv and 22incyallnoagi.csv</w:t>
      </w:r>
      <w:commentRangeEnd w:id="1177424753"/>
      <w:r>
        <w:rPr>
          <w:rStyle w:val="CommentReference"/>
        </w:rPr>
        <w:commentReference w:id="1177424753"/>
      </w:r>
    </w:p>
    <w:p w:rsidR="4C3EA695" w:rsidP="75010D48" w:rsidRDefault="4C3EA695" w14:paraId="440D690B" w14:textId="7B4FB918">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Encoding: Loaded via latin1 to handle special characters.</w:t>
      </w:r>
    </w:p>
    <w:p w:rsidR="4C3EA695" w:rsidP="75010D48" w:rsidRDefault="4C3EA695" w14:paraId="4B637B45" w14:textId="652306F7">
      <w:pPr>
        <w:pStyle w:val="Heading3"/>
        <w:keepNext w:val="1"/>
        <w:keepLines w:val="1"/>
        <w:widowControl w:val="1"/>
        <w:bidi w:val="0"/>
        <w:rPr>
          <w:rFonts w:ascii="Calibri" w:hAnsi="Calibri" w:eastAsia="Calibri" w:cs="Calibri"/>
          <w:b w:val="1"/>
          <w:bCs w:val="1"/>
          <w:i w:val="0"/>
          <w:iCs w:val="0"/>
          <w:caps w:val="0"/>
          <w:smallCaps w:val="0"/>
          <w:noProof w:val="0"/>
          <w:color w:val="365F91"/>
          <w:sz w:val="28"/>
          <w:szCs w:val="28"/>
          <w:lang w:val="en-US"/>
        </w:rPr>
        <w:pPrChange w:author="Allison Ryan" w:date="2026-06-29T20:00:55.179Z">
          <w:pPr>
            <w:pStyle w:val="Heading1"/>
            <w:keepNext w:val="1"/>
            <w:keepLines w:val="1"/>
            <w:widowControl w:val="1"/>
            <w:bidi w:val="0"/>
            <w:spacing w:before="480" w:after="0" w:line="276" w:lineRule="auto"/>
            <w:jc w:val="left"/>
          </w:pPr>
        </w:pPrChange>
      </w:pPr>
      <w:r w:rsidRPr="75010D48" w:rsidR="4C3EA695">
        <w:rPr>
          <w:noProof w:val="0"/>
          <w:lang w:val="en-US"/>
          <w:rPrChange w:author="Allison Ryan" w:date="2026-06-29T20:00:55.178Z" w16du:dateUtc="2026-06-29T20:00:55.178Z" w:id="276084529">
            <w:rPr>
              <w:rFonts w:ascii="Calibri" w:hAnsi="Calibri" w:eastAsia="Calibri" w:cs="Calibri"/>
              <w:b w:val="1"/>
              <w:bCs w:val="1"/>
              <w:i w:val="0"/>
              <w:iCs w:val="0"/>
              <w:caps w:val="0"/>
              <w:smallCaps w:val="0"/>
              <w:noProof w:val="0"/>
              <w:color w:val="365F91"/>
              <w:sz w:val="28"/>
              <w:szCs w:val="28"/>
              <w:lang w:val="en-US"/>
            </w:rPr>
          </w:rPrChange>
        </w:rPr>
        <w:t>3. Processing Logic</w:t>
      </w:r>
    </w:p>
    <w:p w:rsidR="4C3EA695" w:rsidP="75010D48" w:rsidRDefault="4C3EA695" w14:paraId="619E07E2" w14:textId="5C92D798">
      <w:pPr>
        <w:pStyle w:val="Heading4"/>
        <w:keepNext w:val="1"/>
        <w:keepLines w:val="1"/>
        <w:widowControl w:val="1"/>
        <w:bidi w:val="0"/>
        <w:rPr>
          <w:rFonts w:ascii="Calibri" w:hAnsi="Calibri" w:eastAsia="Calibri" w:cs="Calibri"/>
          <w:b w:val="1"/>
          <w:bCs w:val="1"/>
          <w:i w:val="0"/>
          <w:iCs w:val="0"/>
          <w:caps w:val="0"/>
          <w:smallCaps w:val="0"/>
          <w:noProof w:val="0"/>
          <w:color w:val="4F81BD"/>
          <w:sz w:val="26"/>
          <w:szCs w:val="26"/>
          <w:lang w:val="en-US"/>
        </w:rPr>
        <w:pPrChange w:author="Allison Ryan" w:date="2026-06-29T20:01:04.029Z">
          <w:pPr>
            <w:pStyle w:val="Heading2"/>
            <w:keepNext w:val="1"/>
            <w:keepLines w:val="1"/>
            <w:widowControl w:val="1"/>
            <w:bidi w:val="0"/>
            <w:spacing w:before="200" w:after="0" w:line="276" w:lineRule="auto"/>
            <w:jc w:val="left"/>
          </w:pPr>
        </w:pPrChange>
      </w:pPr>
      <w:r w:rsidRPr="75010D48" w:rsidR="4C3EA695">
        <w:rPr>
          <w:noProof w:val="0"/>
          <w:lang w:val="en-US"/>
          <w:rPrChange w:author="Allison Ryan" w:date="2026-06-29T20:01:04.028Z" w16du:dateUtc="2026-06-29T20:01:04.028Z" w:id="1565451192">
            <w:rPr>
              <w:rFonts w:ascii="Calibri" w:hAnsi="Calibri" w:eastAsia="Calibri" w:cs="Calibri"/>
              <w:b w:val="1"/>
              <w:bCs w:val="1"/>
              <w:i w:val="0"/>
              <w:iCs w:val="0"/>
              <w:caps w:val="0"/>
              <w:smallCaps w:val="0"/>
              <w:noProof w:val="0"/>
              <w:color w:val="4F81BD"/>
              <w:sz w:val="26"/>
              <w:szCs w:val="26"/>
              <w:lang w:val="en-US"/>
            </w:rPr>
          </w:rPrChange>
        </w:rPr>
        <w:t>A. FIPS Normalization</w:t>
      </w:r>
    </w:p>
    <w:p w:rsidR="4C3EA695" w:rsidP="75010D48" w:rsidRDefault="4C3EA695" w14:paraId="0726E5B3" w14:textId="1A23A63B">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5-Digit FIPS: Concatenates STATEFIPS and COUNTYFIPS.</w:t>
      </w:r>
    </w:p>
    <w:p w:rsidR="4C3EA695" w:rsidP="75010D48" w:rsidRDefault="4C3EA695" w14:paraId="5E457077" w14:textId="59777C31">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Manual Correction: Recodes Shannon County, SD (46113) to Oglala Lakota County (46102).</w:t>
      </w:r>
    </w:p>
    <w:p w:rsidR="4C3EA695" w:rsidP="75010D48" w:rsidRDefault="4C3EA695" w14:paraId="24DC2593" w14:textId="2E350393">
      <w:pPr>
        <w:pStyle w:val="Heading4"/>
        <w:keepNext w:val="1"/>
        <w:keepLines w:val="1"/>
        <w:widowControl w:val="1"/>
        <w:bidi w:val="0"/>
        <w:rPr>
          <w:rFonts w:ascii="Calibri" w:hAnsi="Calibri" w:eastAsia="Calibri" w:cs="Calibri"/>
          <w:b w:val="1"/>
          <w:bCs w:val="1"/>
          <w:i w:val="0"/>
          <w:iCs w:val="0"/>
          <w:caps w:val="0"/>
          <w:smallCaps w:val="0"/>
          <w:noProof w:val="0"/>
          <w:color w:val="4F81BD"/>
          <w:sz w:val="26"/>
          <w:szCs w:val="26"/>
          <w:lang w:val="en-US"/>
        </w:rPr>
        <w:pPrChange w:author="Allison Ryan" w:date="2026-06-29T20:01:08.623Z">
          <w:pPr>
            <w:pStyle w:val="Heading2"/>
            <w:keepNext w:val="1"/>
            <w:keepLines w:val="1"/>
            <w:widowControl w:val="1"/>
            <w:bidi w:val="0"/>
            <w:spacing w:before="200" w:after="0" w:line="276" w:lineRule="auto"/>
            <w:jc w:val="left"/>
          </w:pPr>
        </w:pPrChange>
      </w:pPr>
      <w:r w:rsidRPr="75010D48" w:rsidR="4C3EA695">
        <w:rPr>
          <w:noProof w:val="0"/>
          <w:lang w:val="en-US"/>
          <w:rPrChange w:author="Allison Ryan" w:date="2026-06-29T20:01:08.622Z" w16du:dateUtc="2026-06-29T20:01:08.622Z" w:id="204991617">
            <w:rPr>
              <w:rFonts w:ascii="Calibri" w:hAnsi="Calibri" w:eastAsia="Calibri" w:cs="Calibri"/>
              <w:b w:val="1"/>
              <w:bCs w:val="1"/>
              <w:i w:val="0"/>
              <w:iCs w:val="0"/>
              <w:caps w:val="0"/>
              <w:smallCaps w:val="0"/>
              <w:noProof w:val="0"/>
              <w:color w:val="4F81BD"/>
              <w:sz w:val="26"/>
              <w:szCs w:val="26"/>
              <w:lang w:val="en-US"/>
            </w:rPr>
          </w:rPrChange>
        </w:rPr>
        <w:t>B. Suppression &amp; Cleaning</w:t>
      </w:r>
    </w:p>
    <w:p w:rsidR="4C3EA695" w:rsidP="75010D48" w:rsidRDefault="4C3EA695" w14:paraId="1F926CE1" w14:textId="380757CC">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IRS Masking: Cells with N &lt; 10 are marked as 0 in raw data.</w:t>
      </w:r>
    </w:p>
    <w:p w:rsidR="4C3EA695" w:rsidP="75010D48" w:rsidRDefault="4C3EA695" w14:paraId="703B9268" w14:textId="0BF3F706">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Logic: Converts these 0 values to NaN in all N and A columns to distinguish suppressed data from actual zeros.</w:t>
      </w:r>
    </w:p>
    <w:p w:rsidR="4C3EA695" w:rsidP="75010D48" w:rsidRDefault="4C3EA695" w14:paraId="11F53F41" w14:textId="6B19CA9F">
      <w:pPr>
        <w:pStyle w:val="Heading4"/>
        <w:keepNext w:val="1"/>
        <w:keepLines w:val="1"/>
        <w:widowControl w:val="1"/>
        <w:bidi w:val="0"/>
        <w:rPr>
          <w:rFonts w:ascii="Calibri" w:hAnsi="Calibri" w:eastAsia="Calibri" w:cs="Calibri"/>
          <w:b w:val="1"/>
          <w:bCs w:val="1"/>
          <w:i w:val="0"/>
          <w:iCs w:val="0"/>
          <w:caps w:val="0"/>
          <w:smallCaps w:val="0"/>
          <w:noProof w:val="0"/>
          <w:color w:val="4F81BD"/>
          <w:sz w:val="26"/>
          <w:szCs w:val="26"/>
          <w:lang w:val="en-US"/>
        </w:rPr>
        <w:pPrChange w:author="Allison Ryan" w:date="2026-06-29T20:01:17.343Z">
          <w:pPr>
            <w:pStyle w:val="Heading2"/>
            <w:keepNext w:val="1"/>
            <w:keepLines w:val="1"/>
            <w:widowControl w:val="1"/>
            <w:bidi w:val="0"/>
            <w:spacing w:before="200" w:after="0" w:line="276" w:lineRule="auto"/>
            <w:jc w:val="left"/>
          </w:pPr>
        </w:pPrChange>
      </w:pPr>
      <w:r w:rsidRPr="75010D48" w:rsidR="4C3EA695">
        <w:rPr>
          <w:noProof w:val="0"/>
          <w:lang w:val="en-US"/>
          <w:rPrChange w:author="Allison Ryan" w:date="2026-06-29T20:01:17.342Z" w16du:dateUtc="2026-06-29T20:01:17.342Z" w:id="295132587">
            <w:rPr>
              <w:rFonts w:ascii="Calibri" w:hAnsi="Calibri" w:eastAsia="Calibri" w:cs="Calibri"/>
              <w:b w:val="1"/>
              <w:bCs w:val="1"/>
              <w:i w:val="0"/>
              <w:iCs w:val="0"/>
              <w:caps w:val="0"/>
              <w:smallCaps w:val="0"/>
              <w:noProof w:val="0"/>
              <w:color w:val="4F81BD"/>
              <w:sz w:val="26"/>
              <w:szCs w:val="26"/>
              <w:lang w:val="en-US"/>
            </w:rPr>
          </w:rPrChange>
        </w:rPr>
        <w:t>C. RUCC Integration</w:t>
      </w:r>
    </w:p>
    <w:p w:rsidR="4C3EA695" w:rsidP="75010D48" w:rsidRDefault="4C3EA695" w14:paraId="1815AC02" w14:textId="06FA4CE9">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RUCC 2013: Manually joins the Rural-Urban Continuum Codes (1–9) for the 18 target counties.</w:t>
      </w:r>
    </w:p>
    <w:p w:rsidR="4C3EA695" w:rsidP="75010D48" w:rsidRDefault="4C3EA695" w14:paraId="5536A94B" w14:textId="6C9EF260">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Granularity: Maintains the agi_stub column for stratified analysis.</w:t>
      </w:r>
    </w:p>
    <w:p w:rsidR="4C3EA695" w:rsidP="75010D48" w:rsidRDefault="4C3EA695" w14:paraId="0A60E51B" w14:textId="4989B586">
      <w:pPr>
        <w:pStyle w:val="Heading4"/>
        <w:keepNext w:val="1"/>
        <w:keepLines w:val="1"/>
        <w:widowControl w:val="1"/>
        <w:bidi w:val="0"/>
        <w:rPr>
          <w:rFonts w:ascii="Calibri" w:hAnsi="Calibri" w:eastAsia="Calibri" w:cs="Calibri"/>
          <w:b w:val="1"/>
          <w:bCs w:val="1"/>
          <w:i w:val="0"/>
          <w:iCs w:val="0"/>
          <w:caps w:val="0"/>
          <w:smallCaps w:val="0"/>
          <w:noProof w:val="0"/>
          <w:color w:val="4F81BD"/>
          <w:sz w:val="26"/>
          <w:szCs w:val="26"/>
          <w:lang w:val="en-US"/>
        </w:rPr>
        <w:pPrChange w:author="Allison Ryan" w:date="2026-06-29T20:01:21.966Z">
          <w:pPr>
            <w:pStyle w:val="Heading2"/>
            <w:keepNext w:val="1"/>
            <w:keepLines w:val="1"/>
            <w:widowControl w:val="1"/>
            <w:bidi w:val="0"/>
            <w:spacing w:before="200" w:after="0" w:line="276" w:lineRule="auto"/>
            <w:jc w:val="left"/>
          </w:pPr>
        </w:pPrChange>
      </w:pPr>
      <w:r w:rsidRPr="75010D48" w:rsidR="4C3EA695">
        <w:rPr>
          <w:noProof w:val="0"/>
          <w:lang w:val="en-US"/>
          <w:rPrChange w:author="Allison Ryan" w:date="2026-06-29T20:01:21.965Z" w16du:dateUtc="2026-06-29T20:01:21.965Z" w:id="645337785">
            <w:rPr>
              <w:rFonts w:ascii="Calibri" w:hAnsi="Calibri" w:eastAsia="Calibri" w:cs="Calibri"/>
              <w:b w:val="1"/>
              <w:bCs w:val="1"/>
              <w:i w:val="0"/>
              <w:iCs w:val="0"/>
              <w:caps w:val="0"/>
              <w:smallCaps w:val="0"/>
              <w:noProof w:val="0"/>
              <w:color w:val="4F81BD"/>
              <w:sz w:val="26"/>
              <w:szCs w:val="26"/>
              <w:lang w:val="en-US"/>
            </w:rPr>
          </w:rPrChange>
        </w:rPr>
        <w:t>D. Benchmark Flagging</w:t>
      </w:r>
    </w:p>
    <w:p w:rsidR="4C3EA695" w:rsidP="75010D48" w:rsidRDefault="4C3EA695" w14:paraId="2CCCD861" w14:textId="4BADEE58">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Groups FIPS codes into the five primary study regions.</w:t>
      </w:r>
    </w:p>
    <w:p w:rsidR="4C3EA695" w:rsidP="75010D48" w:rsidRDefault="4C3EA695" w14:paraId="46EC8B9A" w14:textId="6F3841DF">
      <w:pPr>
        <w:pStyle w:val="Heading3"/>
        <w:keepNext w:val="1"/>
        <w:keepLines w:val="1"/>
        <w:widowControl w:val="1"/>
        <w:bidi w:val="0"/>
        <w:rPr>
          <w:rFonts w:ascii="Calibri" w:hAnsi="Calibri" w:eastAsia="Calibri" w:cs="Calibri"/>
          <w:b w:val="1"/>
          <w:bCs w:val="1"/>
          <w:i w:val="0"/>
          <w:iCs w:val="0"/>
          <w:caps w:val="0"/>
          <w:smallCaps w:val="0"/>
          <w:noProof w:val="0"/>
          <w:color w:val="365F91"/>
          <w:sz w:val="28"/>
          <w:szCs w:val="28"/>
          <w:lang w:val="en-US"/>
        </w:rPr>
        <w:pPrChange w:author="Allison Ryan" w:date="2026-06-29T20:01:35.231Z">
          <w:pPr>
            <w:pStyle w:val="Heading1"/>
            <w:keepNext w:val="1"/>
            <w:keepLines w:val="1"/>
            <w:widowControl w:val="1"/>
            <w:bidi w:val="0"/>
            <w:spacing w:before="480" w:after="0" w:line="276" w:lineRule="auto"/>
            <w:jc w:val="left"/>
          </w:pPr>
        </w:pPrChange>
      </w:pPr>
      <w:r w:rsidRPr="75010D48" w:rsidR="4C3EA695">
        <w:rPr>
          <w:noProof w:val="0"/>
          <w:lang w:val="en-US"/>
          <w:rPrChange w:author="Allison Ryan" w:date="2026-06-29T20:01:35.231Z" w16du:dateUtc="2026-06-29T20:01:35.231Z" w:id="247688054">
            <w:rPr>
              <w:rFonts w:ascii="Calibri" w:hAnsi="Calibri" w:eastAsia="Calibri" w:cs="Calibri"/>
              <w:b w:val="1"/>
              <w:bCs w:val="1"/>
              <w:i w:val="0"/>
              <w:iCs w:val="0"/>
              <w:caps w:val="0"/>
              <w:smallCaps w:val="0"/>
              <w:noProof w:val="0"/>
              <w:color w:val="365F91"/>
              <w:sz w:val="28"/>
              <w:szCs w:val="28"/>
              <w:lang w:val="en-US"/>
            </w:rPr>
          </w:rPrChange>
        </w:rPr>
        <w:t>4. Output</w:t>
      </w:r>
    </w:p>
    <w:p w:rsidR="4C3EA695" w:rsidP="75010D48" w:rsidRDefault="4C3EA695" w14:paraId="298A764A" w14:textId="5011FD99">
      <w:pPr>
        <w:pStyle w:val="ListParagraph"/>
        <w:widowControl w:val="1"/>
        <w:numPr>
          <w:ilvl w:val="0"/>
          <w:numId w:val="21"/>
        </w:numPr>
        <w:bidi w:val="0"/>
        <w:spacing w:before="0" w:after="200" w:line="276" w:lineRule="auto"/>
        <w:jc w:val="left"/>
        <w:rPr>
          <w:rFonts w:ascii="Cambria" w:hAnsi="Cambria" w:eastAsia="Cambria" w:cs="Cambria"/>
          <w:b w:val="0"/>
          <w:bCs w:val="0"/>
          <w:i w:val="0"/>
          <w:iCs w:val="0"/>
          <w:caps w:val="0"/>
          <w:smallCaps w:val="0"/>
          <w:noProof w:val="0"/>
          <w:color w:val="000000" w:themeColor="text1" w:themeTint="FF" w:themeShade="FF"/>
          <w:sz w:val="22"/>
          <w:szCs w:val="22"/>
          <w:lang w:val="en-US"/>
        </w:rPr>
      </w:pPr>
      <w:commentRangeStart w:id="247545714"/>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File: staging/irs_soi_benchmark_combined.parquet</w:t>
      </w:r>
    </w:p>
    <w:p w:rsidR="4C3EA695" w:rsidP="75010D48" w:rsidRDefault="4C3EA695" w14:paraId="6530B285" w14:textId="6D814998">
      <w:pPr>
        <w:pStyle w:val="ListParagraph"/>
        <w:widowControl w:val="1"/>
        <w:numPr>
          <w:ilvl w:val="0"/>
          <w:numId w:val="21"/>
        </w:numPr>
        <w:bidi w:val="0"/>
        <w:spacing w:before="0" w:after="200" w:line="276" w:lineRule="auto"/>
        <w:contextualSpacing w:val="1"/>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75010D48" w:rsidR="4C3EA695">
        <w:rPr>
          <w:rFonts w:ascii="Cambria" w:hAnsi="Cambria" w:eastAsia="Cambria" w:cs="Cambria"/>
          <w:b w:val="0"/>
          <w:bCs w:val="0"/>
          <w:i w:val="0"/>
          <w:iCs w:val="0"/>
          <w:caps w:val="0"/>
          <w:smallCaps w:val="0"/>
          <w:noProof w:val="0"/>
          <w:color w:val="000000" w:themeColor="text1" w:themeTint="FF" w:themeShade="FF"/>
          <w:sz w:val="22"/>
          <w:szCs w:val="22"/>
          <w:lang w:val="en-US"/>
        </w:rPr>
        <w:t>Tier: Silver (Analysis-Ready)</w:t>
      </w:r>
      <w:commentRangeEnd w:id="247545714"/>
      <w:r>
        <w:rPr>
          <w:rStyle w:val="CommentReference"/>
        </w:rPr>
        <w:commentReference w:id="247545714"/>
      </w:r>
    </w:p>
    <w:p w:rsidR="08A15FE2" w:rsidP="11A5053E" w:rsidRDefault="08A15FE2" w14:paraId="232ECE82" w14:textId="2DC8A109">
      <w:pPr>
        <w:pStyle w:val="Heading2"/>
        <w:keepNext w:val="1"/>
        <w:keepLines w:val="1"/>
        <w:bidi w:val="0"/>
        <w:rPr>
          <w:noProof w:val="0"/>
          <w:lang w:val="en-US"/>
        </w:rPr>
      </w:pPr>
      <w:bookmarkStart w:name="_Toc2095371178" w:id="1309241031"/>
      <w:r w:rsidRPr="11A5053E" w:rsidR="08A15FE2">
        <w:rPr>
          <w:noProof w:val="0"/>
          <w:lang w:val="en-US"/>
        </w:rPr>
        <w:t>IRS E</w:t>
      </w:r>
      <w:r w:rsidRPr="11A5053E" w:rsidR="551844CD">
        <w:rPr>
          <w:noProof w:val="0"/>
          <w:lang w:val="en-US"/>
        </w:rPr>
        <w:t xml:space="preserve">xempt </w:t>
      </w:r>
      <w:r w:rsidRPr="11A5053E" w:rsidR="08A15FE2">
        <w:rPr>
          <w:noProof w:val="0"/>
          <w:lang w:val="en-US"/>
        </w:rPr>
        <w:t>O</w:t>
      </w:r>
      <w:r w:rsidRPr="11A5053E" w:rsidR="58934EDB">
        <w:rPr>
          <w:noProof w:val="0"/>
          <w:lang w:val="en-US"/>
        </w:rPr>
        <w:t>rganizations</w:t>
      </w:r>
      <w:r w:rsidRPr="11A5053E" w:rsidR="08A15FE2">
        <w:rPr>
          <w:noProof w:val="0"/>
          <w:lang w:val="en-US"/>
        </w:rPr>
        <w:t xml:space="preserve"> B</w:t>
      </w:r>
      <w:r w:rsidRPr="11A5053E" w:rsidR="4D488919">
        <w:rPr>
          <w:noProof w:val="0"/>
          <w:lang w:val="en-US"/>
        </w:rPr>
        <w:t xml:space="preserve">usiness </w:t>
      </w:r>
      <w:r w:rsidRPr="11A5053E" w:rsidR="08A15FE2">
        <w:rPr>
          <w:noProof w:val="0"/>
          <w:lang w:val="en-US"/>
        </w:rPr>
        <w:t>M</w:t>
      </w:r>
      <w:r w:rsidRPr="11A5053E" w:rsidR="48EB8C38">
        <w:rPr>
          <w:noProof w:val="0"/>
          <w:lang w:val="en-US"/>
        </w:rPr>
        <w:t>aster</w:t>
      </w:r>
      <w:r w:rsidRPr="11A5053E" w:rsidR="4FE3D288">
        <w:rPr>
          <w:noProof w:val="0"/>
          <w:lang w:val="en-US"/>
        </w:rPr>
        <w:t xml:space="preserve"> File</w:t>
      </w:r>
      <w:bookmarkEnd w:id="1309241031"/>
    </w:p>
    <w:p w:rsidR="08A15FE2" w:rsidP="75010D48" w:rsidRDefault="08A15FE2" w14:paraId="7EE5F38C" w14:textId="05AD1E9F">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Background</w:t>
      </w:r>
    </w:p>
    <w:p w:rsidR="08A15FE2" w:rsidP="75010D48" w:rsidRDefault="08A15FE2" w14:paraId="6E1FCCB7" w14:textId="1D600FD0">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IRS Exempt Organizations Business Master File (EO BMF) is an IRS registry of tax-exempt organizations. It identifies organizations recognized by the IRS as exempt and includes organization identity, address information, exempt subsection, classification codes, ruling/status context, and limited financial fields reported in the registry.</w:t>
      </w:r>
    </w:p>
    <w:p w:rsidR="08A15FE2" w:rsidP="75010D48" w:rsidRDefault="08A15FE2" w14:paraId="6F7990CF" w14:textId="5E6D4038">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In this project, IRS EO BMF is used to support nonprofit counts, organization classification, NTEE and subsection context, and project-region analysis. It is especially useful for registry coverage and classification, but it is not a full annual Form 990 filing dataset. It does not contain the detailed revenue, expense, contribution, grant, or net-asset information that appears in full return-level sources.</w:t>
      </w:r>
    </w:p>
    <w:p w:rsidR="08A15FE2" w:rsidP="75010D48" w:rsidRDefault="08A15FE2" w14:paraId="21E4D3DB" w14:textId="08E124EB">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Data Provenance</w:t>
      </w:r>
    </w:p>
    <w:p w:rsidR="08A15FE2" w:rsidP="75010D48" w:rsidRDefault="08A15FE2" w14:paraId="28A5294E" w14:textId="657150BC">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Producer: Internal Revenue Service.</w:t>
      </w:r>
    </w:p>
    <w:p w:rsidR="08A15FE2" w:rsidP="75010D48" w:rsidRDefault="08A15FE2" w14:paraId="3DD7401D" w14:textId="0F9CBD36">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Source: IRS Statistics of Income public EO BMF state CSV extracts.</w:t>
      </w:r>
    </w:p>
    <w:p w:rsidR="08A15FE2" w:rsidP="75010D48" w:rsidRDefault="08A15FE2" w14:paraId="17AE9A87" w14:textId="5B37786F">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Downloaded files: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eo_sd.csv</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eo_mn.csv</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eo_mt.csv</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eo_az.csv</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8A15FE2" w:rsidP="75010D48" w:rsidRDefault="08A15FE2" w14:paraId="2E6B869E" w14:textId="379488D0">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Source URLs: </w:t>
      </w:r>
      <w:hyperlink r:id="R57a9b4efc2e54f3a">
        <w:r w:rsidRPr="75010D48" w:rsidR="08A15FE2">
          <w:rPr>
            <w:rStyle w:val="Hyperlink"/>
            <w:b w:val="0"/>
            <w:bCs w:val="0"/>
            <w:i w:val="0"/>
            <w:iCs w:val="0"/>
            <w:caps w:val="0"/>
            <w:smallCaps w:val="0"/>
            <w:noProof w:val="0"/>
            <w:lang w:val="en-US"/>
          </w:rPr>
          <w:t>https://www.irs.gov/pub/irs-soi/eo_{state}.csv</w:t>
        </w:r>
      </w:hyperlink>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8A15FE2" w:rsidP="75010D48" w:rsidRDefault="08A15FE2" w14:paraId="1A600066" w14:textId="4CA64345">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Source dictionary: </w:t>
      </w:r>
      <w:hyperlink r:id="Rb0ae2a5d2128419d">
        <w:r w:rsidRPr="75010D48" w:rsidR="08A15FE2">
          <w:rPr>
            <w:rStyle w:val="Hyperlink"/>
            <w:b w:val="0"/>
            <w:bCs w:val="0"/>
            <w:i w:val="0"/>
            <w:iCs w:val="0"/>
            <w:caps w:val="0"/>
            <w:smallCaps w:val="0"/>
            <w:noProof w:val="0"/>
            <w:lang w:val="en-US"/>
          </w:rPr>
          <w:t>https://www.irs.gov/pub/irs-soi/eo-info.pdf</w:t>
        </w:r>
      </w:hyperlink>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8A15FE2" w:rsidP="75010D48" w:rsidRDefault="08A15FE2" w14:paraId="5E08A46F" w14:textId="5FBB2F82">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Collection Method</w:t>
      </w:r>
    </w:p>
    <w:p w:rsidR="08A15FE2" w:rsidP="75010D48" w:rsidRDefault="08A15FE2" w14:paraId="17084A96" w14:textId="35B3B2FE">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EO BMF is an IRS administrative registry extract. It is not a voluntary survey and it is not a table of complete Form 990 filings. The fields reflect IRS exempt-organization registry information and limited registry financial/classification fields.</w:t>
      </w:r>
    </w:p>
    <w:p w:rsidR="08A15FE2" w:rsidP="75010D48" w:rsidRDefault="08A15FE2" w14:paraId="1453B938" w14:textId="3A80F475">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Inclusion Criteria And Limitations</w:t>
      </w:r>
    </w:p>
    <w:p w:rsidR="08A15FE2" w:rsidP="75010D48" w:rsidRDefault="08A15FE2" w14:paraId="507EE028" w14:textId="02822041">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pipeline includes the configured project states SD, MN, MT, and AZ, then keeps organizations located in the project counties and regions. The analysis-ready IRS EO BMF layer keeps tax years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2022-2024</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inferred from the IRS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TAX_PERIOD</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field.</w:t>
      </w:r>
    </w:p>
    <w:p w:rsidR="08A15FE2" w:rsidP="75010D48" w:rsidRDefault="08A15FE2" w14:paraId="1F16407F" w14:textId="57BBA315">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Important limitations:</w:t>
      </w:r>
    </w:p>
    <w:p w:rsidR="08A15FE2" w:rsidP="75010D48" w:rsidRDefault="08A15FE2" w14:paraId="25AAD7EE" w14:textId="32894F19">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EO BMF is a registry source, not a filing-level source.</w:t>
      </w:r>
    </w:p>
    <w:p w:rsidR="08A15FE2" w:rsidP="75010D48" w:rsidRDefault="08A15FE2" w14:paraId="4B013E24" w14:textId="04F986CB">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tax_year</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inferred from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TAX_PERIOD</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so it should not be interpreted exactly the same way as a tax year from a filed Form 990 return.</w:t>
      </w:r>
    </w:p>
    <w:p w:rsidR="08A15FE2" w:rsidP="75010D48" w:rsidRDefault="08A15FE2" w14:paraId="7C8E6480" w14:textId="3A4BA6BA">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source does not include many Form 990-style financial fields, including total expenses, detailed contributions, grants received, net assets, net margin, and months of reserves.</w:t>
      </w:r>
    </w:p>
    <w:p w:rsidR="08A15FE2" w:rsidP="75010D48" w:rsidRDefault="08A15FE2" w14:paraId="3843D911" w14:textId="53C211C7">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project adds classification helper fields for analysis, but source-direct IRS fields are preserved separately when available.</w:t>
      </w:r>
    </w:p>
    <w:p w:rsidR="08A15FE2" w:rsidP="75010D48" w:rsidRDefault="08A15FE2" w14:paraId="0C119628" w14:textId="32B641A9">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Source Files Used</w:t>
      </w:r>
    </w:p>
    <w:p w:rsidR="08A15FE2" w:rsidP="75010D48" w:rsidRDefault="08A15FE2" w14:paraId="772A41A0" w14:textId="0D9CE4AA">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project downloads the public IRS EO BMF state CSV extracts for South Dakota, Minnesota, Montana, and Arizona, then filters those records to the project counties and benchmark regions.</w:t>
      </w:r>
    </w:p>
    <w:p w:rsidR="08A15FE2" w:rsidP="75010D48" w:rsidRDefault="08A15FE2" w14:paraId="4BA3E3EA" w14:textId="4B35D502">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Datatype Transformation</w:t>
      </w:r>
    </w:p>
    <w:p w:rsidR="08A15FE2" w:rsidP="75010D48" w:rsidRDefault="08A15FE2" w14:paraId="2B47A05E" w14:textId="1245E6BE">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After filtering to the project geography and analysis years, intermediate working formats are used for processing efficiency, while the client deliverable uses CSV files.</w:t>
      </w:r>
    </w:p>
    <w:p w:rsidR="08A15FE2" w:rsidP="75010D48" w:rsidRDefault="08A15FE2" w14:paraId="6A235544" w14:textId="40EF0AA5">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Data Cleaning</w:t>
      </w:r>
    </w:p>
    <w:p w:rsidR="08A15FE2" w:rsidP="75010D48" w:rsidRDefault="08A15FE2" w14:paraId="59DA3D74" w14:textId="6FD80834">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cleaning process keeps the raw IRS files unchanged, then creates project-specific analysis files:</w:t>
      </w:r>
    </w:p>
    <w:p w:rsidR="08A15FE2" w:rsidP="75010D48" w:rsidRDefault="08A15FE2" w14:paraId="62922473" w14:textId="57E906AA">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Standardizes EINs, state values, ZIP codes, county FIPS codes, and region labels.</w:t>
      </w:r>
    </w:p>
    <w:p w:rsidR="08A15FE2" w:rsidP="75010D48" w:rsidRDefault="08A15FE2" w14:paraId="29C2E5BC" w14:textId="7370F2EB">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Uses the project geography reference files to keep only records located in the project counties and regions.</w:t>
      </w:r>
    </w:p>
    <w:p w:rsidR="08A15FE2" w:rsidP="75010D48" w:rsidRDefault="08A15FE2" w14:paraId="413A1C4C" w14:textId="2147D82F">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Checks that the organization state is consistent with the ZIP-to-county match when that information is available.</w:t>
      </w:r>
    </w:p>
    <w:p w:rsidR="08A15FE2" w:rsidP="75010D48" w:rsidRDefault="08A15FE2" w14:paraId="7A9B1BB4" w14:textId="4EBE3E59">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Derives the analysis year from the first four digits of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TAX_PERIOD</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8A15FE2" w:rsidP="75010D48" w:rsidRDefault="08A15FE2" w14:paraId="107958A0" w14:textId="14DBEACB">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Keeps records in the </w:t>
      </w: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2022-2024</w:t>
      </w: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analysis window.</w:t>
      </w:r>
    </w:p>
    <w:p w:rsidR="08A15FE2" w:rsidP="75010D48" w:rsidRDefault="08A15FE2" w14:paraId="7B9783C9" w14:textId="7940C95F">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Combines the retained state files only after project geography and year filters have been applied.</w:t>
      </w:r>
    </w:p>
    <w:p w:rsidR="08A15FE2" w:rsidP="75010D48" w:rsidRDefault="08A15FE2" w14:paraId="121D6BC3" w14:textId="62D227DC">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When the same EIN-year appears more than once across state files, keeps one record using documented tie-break rules that prefer the best state match and the most complete record.</w:t>
      </w:r>
    </w:p>
    <w:p w:rsidR="08A15FE2" w:rsidP="75010D48" w:rsidRDefault="08A15FE2" w14:paraId="362D576D" w14:textId="78F35DA0">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Preserves direct IRS values for revenue, assets, income, NTEE, and subsection when present.</w:t>
      </w:r>
    </w:p>
    <w:p w:rsidR="08A15FE2" w:rsidP="75010D48" w:rsidRDefault="08A15FE2" w14:paraId="1A594449" w14:textId="49E6A0F0">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Supplements missing analyst-facing classification fields from NCCS BMF where appropriate, while retaining provenance for where the value came from.</w:t>
      </w:r>
    </w:p>
    <w:p w:rsidR="08A15FE2" w:rsidP="75010D48" w:rsidRDefault="08A15FE2" w14:paraId="4FC9E254" w14:textId="2031C1A5">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Creates helper flags for hospitals, universities, and political organizations so analysts can apply consistent exclusions.</w:t>
      </w:r>
    </w:p>
    <w:p w:rsidR="08A15FE2" w:rsidP="75010D48" w:rsidRDefault="08A15FE2" w14:paraId="49A560D4" w14:textId="6E082937">
      <w:pPr>
        <w:pStyle w:val="ListParagraph"/>
        <w:numPr>
          <w:ilvl w:val="0"/>
          <w:numId w:val="22"/>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Leaves unsupported financial measures blank when the source does not contain enough information to calculate them.</w:t>
      </w:r>
    </w:p>
    <w:p w:rsidR="08A15FE2" w:rsidP="75010D48" w:rsidRDefault="08A15FE2" w14:paraId="6BFFF0FB" w14:textId="6BCC63BD">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Analysis-Ready CSV Deliverables</w:t>
      </w:r>
    </w:p>
    <w:p w:rsidR="08A15FE2" w:rsidP="75010D48" w:rsidRDefault="08A15FE2" w14:paraId="2AAF7817" w14:textId="6B111141">
      <w:pPr>
        <w:pStyle w:val="ListParagraph"/>
        <w:numPr>
          <w:ilvl w:val="0"/>
          <w:numId w:val="22"/>
        </w:numPr>
        <w:bidi w:val="0"/>
        <w:spacing w:before="0" w:after="4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irs_bmf_analysis_variables.csv</w:t>
      </w:r>
    </w:p>
    <w:p w:rsidR="08A15FE2" w:rsidP="75010D48" w:rsidRDefault="08A15FE2" w14:paraId="51A913F7" w14:textId="2E2D6843">
      <w:pPr>
        <w:pStyle w:val="ListParagraph"/>
        <w:numPr>
          <w:ilvl w:val="0"/>
          <w:numId w:val="22"/>
        </w:numPr>
        <w:bidi w:val="0"/>
        <w:spacing w:before="0" w:after="4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irs_bmf_analysis_geography_metrics.csv</w:t>
      </w:r>
    </w:p>
    <w:p w:rsidR="08A15FE2" w:rsidP="75010D48" w:rsidRDefault="08A15FE2" w14:paraId="28CDC72C" w14:textId="02CC321A">
      <w:pPr>
        <w:pStyle w:val="ListParagraph"/>
        <w:numPr>
          <w:ilvl w:val="0"/>
          <w:numId w:val="22"/>
        </w:numPr>
        <w:bidi w:val="0"/>
        <w:spacing w:before="0" w:after="4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08A15FE2">
        <w:rPr>
          <w:rFonts w:ascii="Consolas" w:hAnsi="Consolas" w:eastAsia="Consolas" w:cs="Consolas"/>
          <w:b w:val="0"/>
          <w:bCs w:val="0"/>
          <w:i w:val="0"/>
          <w:iCs w:val="0"/>
          <w:caps w:val="0"/>
          <w:smallCaps w:val="0"/>
          <w:noProof w:val="0"/>
          <w:color w:val="000000" w:themeColor="text1" w:themeTint="FF" w:themeShade="FF"/>
          <w:sz w:val="20"/>
          <w:szCs w:val="20"/>
          <w:lang w:val="en-US"/>
        </w:rPr>
        <w:t>irs_bmf_analysis_field_metrics.csv</w:t>
      </w:r>
    </w:p>
    <w:p w:rsidR="08A15FE2" w:rsidP="75010D48" w:rsidRDefault="08A15FE2" w14:paraId="5F3BC7BC" w14:textId="7944A681">
      <w:pPr>
        <w:pStyle w:val="Heading3"/>
        <w:keepNext w:val="1"/>
        <w:keepLines w:val="1"/>
        <w:bidi w:val="0"/>
        <w:rPr>
          <w:rFonts w:ascii="Calibri" w:hAnsi="Calibri" w:eastAsia="Calibri" w:cs="Calibri"/>
          <w:b w:val="1"/>
          <w:bCs w:val="1"/>
          <w:i w:val="0"/>
          <w:iCs w:val="0"/>
          <w:caps w:val="0"/>
          <w:smallCaps w:val="0"/>
          <w:noProof w:val="0"/>
          <w:color w:val="4F81BD"/>
          <w:sz w:val="28"/>
          <w:szCs w:val="28"/>
          <w:lang w:val="en-US"/>
        </w:rPr>
      </w:pPr>
      <w:r w:rsidRPr="75010D48" w:rsidR="08A15FE2">
        <w:rPr>
          <w:noProof w:val="0"/>
          <w:lang w:val="en-US"/>
        </w:rPr>
        <w:t>Analysis Data Dictionary</w:t>
      </w:r>
    </w:p>
    <w:p w:rsidR="08A15FE2" w:rsidP="75010D48" w:rsidRDefault="08A15FE2" w14:paraId="15506D11" w14:textId="3F497EA3">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commentRangeStart w:id="1571778319"/>
      <w:r w:rsidRPr="75010D48" w:rsidR="08A15FE2">
        <w:rPr>
          <w:rFonts w:ascii="Calibri" w:hAnsi="Calibri" w:eastAsia="Calibri" w:cs="Calibri"/>
          <w:b w:val="0"/>
          <w:bCs w:val="0"/>
          <w:i w:val="0"/>
          <w:iCs w:val="0"/>
          <w:caps w:val="0"/>
          <w:smallCaps w:val="0"/>
          <w:noProof w:val="0"/>
          <w:color w:val="000000" w:themeColor="text1" w:themeTint="FF" w:themeShade="FF"/>
          <w:sz w:val="22"/>
          <w:szCs w:val="22"/>
          <w:lang w:val="en-US"/>
        </w:rPr>
        <w:t>The deliverable package includes a separate data dictionary for the analysis-ready CSV files.</w:t>
      </w:r>
      <w:commentRangeEnd w:id="1571778319"/>
      <w:r>
        <w:rPr>
          <w:rStyle w:val="CommentReference"/>
        </w:rPr>
        <w:commentReference w:id="1571778319"/>
      </w:r>
    </w:p>
    <w:p w:rsidR="75010D48" w:rsidP="75010D48" w:rsidRDefault="75010D48" w14:paraId="586B38DE" w14:textId="319842F9">
      <w:pPr>
        <w:pStyle w:val="Normal"/>
        <w:bidi w:val="0"/>
        <w:rPr>
          <w:noProof w:val="0"/>
          <w:lang w:val="en-US"/>
        </w:rPr>
      </w:pPr>
    </w:p>
    <w:p w:rsidR="3CB5F9D6" w:rsidP="11A5053E" w:rsidRDefault="3CB5F9D6" w14:paraId="242F11E5" w14:textId="48728ED7">
      <w:pPr>
        <w:pStyle w:val="Heading2"/>
        <w:keepNext w:val="1"/>
        <w:keepLines w:val="1"/>
        <w:bidi w:val="0"/>
      </w:pPr>
      <w:bookmarkStart w:name="_Toc188606869" w:id="1496428909"/>
      <w:r w:rsidR="3CB5F9D6">
        <w:rPr/>
        <w:t>National Center for Charitable Statistics Business Master File</w:t>
      </w:r>
      <w:bookmarkEnd w:id="1496428909"/>
      <w:r w:rsidR="3CB5F9D6">
        <w:rPr/>
        <w:t xml:space="preserve"> </w:t>
      </w:r>
    </w:p>
    <w:p w:rsidR="3CB5F9D6" w:rsidP="11A5053E" w:rsidRDefault="3CB5F9D6" w14:paraId="71252E58" w14:textId="4AC37341">
      <w:pPr>
        <w:pStyle w:val="Heading3"/>
        <w:keepNext w:val="1"/>
        <w:keepLines w:val="1"/>
        <w:bidi w:val="0"/>
      </w:pPr>
      <w:r w:rsidR="3CB5F9D6">
        <w:rPr/>
        <w:t>Background</w:t>
      </w:r>
    </w:p>
    <w:p w:rsidR="3CB5F9D6" w:rsidP="11A5053E" w:rsidRDefault="3CB5F9D6" w14:paraId="5069BB43" w14:textId="17B790DD">
      <w:pPr>
        <w:bidi w:val="0"/>
        <w:spacing w:before="0" w:after="80" w:line="260" w:lineRule="exact"/>
      </w:pPr>
      <w:r w:rsidR="3CB5F9D6">
        <w:rPr/>
        <w:t>The National Center for Charitable Statistics (NCCS) Business Master File (BMF) dataset is a registry-style nonprofit dataset published by the Urban Institute. It is based on Internal Revenue Service (IRS) exempt-organization records and provides organization identity, address/geography fields, exempt status context, National Taxonomy of Exempt Entities (NTEE) classification, subsection information, and limited amount fields.</w:t>
      </w:r>
    </w:p>
    <w:p w:rsidR="3CB5F9D6" w:rsidP="11A5053E" w:rsidRDefault="3CB5F9D6" w14:paraId="268BD955" w14:textId="7B280F25">
      <w:pPr>
        <w:bidi w:val="0"/>
        <w:spacing w:before="0" w:after="80" w:line="260" w:lineRule="exact"/>
      </w:pPr>
      <w:r w:rsidR="3CB5F9D6">
        <w:rPr/>
        <w:t>In this project, NCCS BMF is used for annual nonprofit counts, organization geography, classification support, and project-region analysis. It also helps enrich classification fields for other datasets when those datasets do not contain a complete NTEE or subsection code. Like IRS Exempt Organizations (EO) BMF, this is a registry and classification source, not a full Form 990 financial-detail source.</w:t>
      </w:r>
    </w:p>
    <w:p w:rsidR="3CB5F9D6" w:rsidP="11A5053E" w:rsidRDefault="3CB5F9D6" w14:paraId="5AED4DAE" w14:textId="4E9BC916">
      <w:pPr>
        <w:pStyle w:val="Heading3"/>
        <w:keepNext w:val="1"/>
        <w:keepLines w:val="1"/>
        <w:bidi w:val="0"/>
      </w:pPr>
      <w:r w:rsidR="3CB5F9D6">
        <w:rPr/>
        <w:t>Data Provenance</w:t>
      </w:r>
    </w:p>
    <w:p w:rsidR="3CB5F9D6" w:rsidP="11A5053E" w:rsidRDefault="3CB5F9D6" w14:paraId="2EB554F1" w14:textId="2A168082">
      <w:pPr>
        <w:pStyle w:val="ListParagraph"/>
        <w:numPr>
          <w:ilvl w:val="0"/>
          <w:numId w:val="24"/>
        </w:numPr>
        <w:bidi w:val="0"/>
        <w:spacing w:before="0" w:after="40" w:line="260" w:lineRule="exact"/>
        <w:rPr/>
      </w:pPr>
      <w:r w:rsidR="3CB5F9D6">
        <w:rPr/>
        <w:t>Producer: National Center for Charitable Statistics at the Urban Institute.</w:t>
      </w:r>
    </w:p>
    <w:p w:rsidR="3CB5F9D6" w:rsidP="11A5053E" w:rsidRDefault="3CB5F9D6" w14:paraId="0CFBD900" w14:textId="183AEF98">
      <w:pPr>
        <w:pStyle w:val="ListParagraph"/>
        <w:numPr>
          <w:ilvl w:val="0"/>
          <w:numId w:val="24"/>
        </w:numPr>
        <w:bidi w:val="0"/>
        <w:spacing w:before="0" w:after="40" w:line="260" w:lineRule="exact"/>
        <w:rPr/>
      </w:pPr>
      <w:r w:rsidR="3CB5F9D6">
        <w:rPr/>
        <w:t xml:space="preserve">Source pages: </w:t>
      </w:r>
      <w:r>
        <w:fldChar w:fldCharType="begin"/>
      </w:r>
      <w:r>
        <w:instrText xml:space="preserve">HYPERLINK "https://nccs.urban.org/nccs/datasets/bmf/" </w:instrText>
      </w:r>
      <w:r>
        <w:fldChar w:fldCharType="separate"/>
      </w:r>
      <w:r w:rsidR="3CB5F9D6">
        <w:rPr/>
        <w:t>https://nccs.urban.org/nccs/datasets/bmf/</w:t>
      </w:r>
      <w:r>
        <w:fldChar w:fldCharType="end"/>
      </w:r>
      <w:r w:rsidR="3CB5F9D6">
        <w:rPr/>
        <w:t xml:space="preserve"> and </w:t>
      </w:r>
      <w:r>
        <w:fldChar w:fldCharType="begin"/>
      </w:r>
      <w:r>
        <w:instrText xml:space="preserve">HYPERLINK "https://nccs.urban.org/nccs/catalogs/catalog-bmf.html" </w:instrText>
      </w:r>
      <w:r>
        <w:fldChar w:fldCharType="separate"/>
      </w:r>
      <w:r w:rsidR="3CB5F9D6">
        <w:rPr/>
        <w:t>https://nccs.urban.org/nccs/catalogs/catalog-bmf.html</w:t>
      </w:r>
      <w:r>
        <w:fldChar w:fldCharType="end"/>
      </w:r>
      <w:r w:rsidR="3CB5F9D6">
        <w:rPr/>
        <w:t>.</w:t>
      </w:r>
    </w:p>
    <w:p w:rsidR="3CB5F9D6" w:rsidP="11A5053E" w:rsidRDefault="3CB5F9D6" w14:paraId="0ADA586B" w14:textId="02EE0196">
      <w:pPr>
        <w:pStyle w:val="ListParagraph"/>
        <w:numPr>
          <w:ilvl w:val="0"/>
          <w:numId w:val="24"/>
        </w:numPr>
        <w:bidi w:val="0"/>
        <w:spacing w:before="0" w:after="40" w:line="260" w:lineRule="exact"/>
        <w:rPr/>
      </w:pPr>
      <w:r w:rsidR="3CB5F9D6">
        <w:rPr/>
        <w:t>Source documentation: NCCS BMF catalog documentation and IRS EO BMF field documentation.</w:t>
      </w:r>
    </w:p>
    <w:p w:rsidR="3CB5F9D6" w:rsidP="11A5053E" w:rsidRDefault="3CB5F9D6" w14:paraId="05E3DC66" w14:textId="58E7D1C8">
      <w:pPr>
        <w:pStyle w:val="ListParagraph"/>
        <w:numPr>
          <w:ilvl w:val="0"/>
          <w:numId w:val="24"/>
        </w:numPr>
        <w:bidi w:val="0"/>
        <w:spacing w:before="0" w:after="40" w:line="260" w:lineRule="exact"/>
        <w:rPr/>
      </w:pPr>
      <w:r w:rsidR="3CB5F9D6">
        <w:rPr/>
        <w:t xml:space="preserve">Source file families used: monthly NCCS BMF extracts and legacy NCCS BMF extracts covering </w:t>
      </w:r>
      <w:r w:rsidR="3CB5F9D6">
        <w:rPr/>
        <w:t>2022-2024</w:t>
      </w:r>
      <w:r w:rsidR="3CB5F9D6">
        <w:rPr/>
        <w:t xml:space="preserve"> records.</w:t>
      </w:r>
    </w:p>
    <w:p w:rsidR="3CB5F9D6" w:rsidP="11A5053E" w:rsidRDefault="3CB5F9D6" w14:paraId="61CA865D" w14:textId="33779CEB">
      <w:pPr>
        <w:pStyle w:val="Heading3"/>
        <w:keepNext w:val="1"/>
        <w:keepLines w:val="1"/>
        <w:bidi w:val="0"/>
      </w:pPr>
      <w:r w:rsidR="3CB5F9D6">
        <w:rPr/>
        <w:t>Collection Method</w:t>
      </w:r>
    </w:p>
    <w:p w:rsidR="3CB5F9D6" w:rsidP="11A5053E" w:rsidRDefault="3CB5F9D6" w14:paraId="321B9700" w14:textId="54C1CE63">
      <w:pPr>
        <w:bidi w:val="0"/>
        <w:spacing w:before="0" w:after="80" w:line="260" w:lineRule="exact"/>
      </w:pPr>
      <w:r w:rsidR="3CB5F9D6">
        <w:rPr/>
        <w:t>NCCS BMF is a public registry dataset derived from IRS exempt-organization records. It is not a voluntary survey and it does not contain complete Form 990 filing detail.</w:t>
      </w:r>
    </w:p>
    <w:p w:rsidR="3CB5F9D6" w:rsidP="11A5053E" w:rsidRDefault="3CB5F9D6" w14:paraId="0EB18858" w14:textId="30C92811">
      <w:pPr>
        <w:pStyle w:val="Heading2"/>
        <w:keepNext w:val="1"/>
        <w:keepLines w:val="1"/>
        <w:bidi w:val="0"/>
        <w:spacing w:before="200" w:after="80" w:line="260" w:lineRule="exact"/>
      </w:pPr>
      <w:bookmarkStart w:name="_Toc855117865" w:id="401920380"/>
      <w:r w:rsidR="3CB5F9D6">
        <w:rPr/>
        <w:t>Inclusion Criteria And Limitations</w:t>
      </w:r>
      <w:bookmarkEnd w:id="401920380"/>
    </w:p>
    <w:p w:rsidR="3CB5F9D6" w:rsidP="11A5053E" w:rsidRDefault="3CB5F9D6" w14:paraId="0DC9F3F9" w14:textId="391F3C12">
      <w:pPr>
        <w:bidi w:val="0"/>
        <w:spacing w:before="0" w:after="80" w:line="260" w:lineRule="exact"/>
      </w:pPr>
      <w:r w:rsidR="3CB5F9D6">
        <w:rPr/>
        <w:t xml:space="preserve">The pipeline selects representative yearly BMF files, keeps records located in the project counties and regions, and builds the analysis-ready layer for </w:t>
      </w:r>
      <w:r w:rsidR="3CB5F9D6">
        <w:rPr/>
        <w:t>2022-2024</w:t>
      </w:r>
      <w:r w:rsidR="3CB5F9D6">
        <w:rPr/>
        <w:t>.</w:t>
      </w:r>
    </w:p>
    <w:p w:rsidR="3CB5F9D6" w:rsidP="11A5053E" w:rsidRDefault="3CB5F9D6" w14:paraId="43BC5282" w14:textId="6119A8F0">
      <w:pPr>
        <w:bidi w:val="0"/>
        <w:spacing w:before="0" w:after="80" w:line="260" w:lineRule="exact"/>
      </w:pPr>
      <w:r w:rsidR="3CB5F9D6">
        <w:rPr/>
        <w:t>Important limitations:</w:t>
      </w:r>
    </w:p>
    <w:p w:rsidR="3CB5F9D6" w:rsidP="11A5053E" w:rsidRDefault="3CB5F9D6" w14:paraId="6BF8C31C" w14:textId="49C72D12">
      <w:pPr>
        <w:pStyle w:val="ListParagraph"/>
        <w:numPr>
          <w:ilvl w:val="0"/>
          <w:numId w:val="24"/>
        </w:numPr>
        <w:bidi w:val="0"/>
        <w:spacing w:before="0" w:after="40" w:line="260" w:lineRule="exact"/>
        <w:rPr/>
      </w:pPr>
      <w:r w:rsidR="3CB5F9D6">
        <w:rPr/>
        <w:t>BMF is a registry and classification source, not a complete filing-level financial source.</w:t>
      </w:r>
    </w:p>
    <w:p w:rsidR="3CB5F9D6" w:rsidP="11A5053E" w:rsidRDefault="3CB5F9D6" w14:paraId="678B0B29" w14:textId="77D3C80F">
      <w:pPr>
        <w:pStyle w:val="ListParagraph"/>
        <w:numPr>
          <w:ilvl w:val="0"/>
          <w:numId w:val="24"/>
        </w:numPr>
        <w:bidi w:val="0"/>
        <w:spacing w:before="0" w:after="40" w:line="260" w:lineRule="exact"/>
        <w:rPr/>
      </w:pPr>
      <w:r w:rsidR="3CB5F9D6">
        <w:rPr/>
        <w:t>Expense, net assets, surplus, net margin, months of reserves, contribution detail, and grant detail are not available in the current BMF analysis layer.</w:t>
      </w:r>
    </w:p>
    <w:p w:rsidR="3CB5F9D6" w:rsidP="11A5053E" w:rsidRDefault="3CB5F9D6" w14:paraId="6DCE9E54" w14:textId="1E38C664">
      <w:pPr>
        <w:pStyle w:val="ListParagraph"/>
        <w:numPr>
          <w:ilvl w:val="0"/>
          <w:numId w:val="24"/>
        </w:numPr>
        <w:bidi w:val="0"/>
        <w:spacing w:before="0" w:after="40" w:line="260" w:lineRule="exact"/>
        <w:rPr/>
      </w:pPr>
      <w:r w:rsidR="3CB5F9D6">
        <w:rPr/>
        <w:t>The 2022 legacy file links to an unavailable profile dictionary, so this package includes a generated header companion and documents that limitation.</w:t>
      </w:r>
    </w:p>
    <w:p w:rsidR="3CB5F9D6" w:rsidP="11A5053E" w:rsidRDefault="3CB5F9D6" w14:paraId="0E3CEB5B" w14:textId="4CA05836">
      <w:pPr>
        <w:pStyle w:val="ListParagraph"/>
        <w:numPr>
          <w:ilvl w:val="0"/>
          <w:numId w:val="24"/>
        </w:numPr>
        <w:bidi w:val="0"/>
        <w:spacing w:before="0" w:after="40" w:line="260" w:lineRule="exact"/>
        <w:rPr/>
      </w:pPr>
      <w:r w:rsidR="3CB5F9D6">
        <w:rPr/>
        <w:t>Duplicate handling for analysis is applied in the final analysis layer; the upstream yearly project-region files remain source-faithful filtered outputs.</w:t>
      </w:r>
    </w:p>
    <w:p w:rsidR="3CB5F9D6" w:rsidP="11A5053E" w:rsidRDefault="3CB5F9D6" w14:paraId="5B347918" w14:textId="53A658D8">
      <w:pPr>
        <w:pStyle w:val="Heading3"/>
        <w:keepNext w:val="1"/>
        <w:keepLines w:val="1"/>
        <w:bidi w:val="0"/>
      </w:pPr>
      <w:r w:rsidR="3CB5F9D6">
        <w:rPr/>
        <w:t>Source Files Used</w:t>
      </w:r>
    </w:p>
    <w:p w:rsidR="3CB5F9D6" w:rsidP="11A5053E" w:rsidRDefault="3CB5F9D6" w14:paraId="12EA4F7E" w14:textId="5882D0F8">
      <w:pPr>
        <w:bidi w:val="0"/>
        <w:spacing w:before="0" w:after="80" w:line="260" w:lineRule="exact"/>
      </w:pPr>
      <w:r w:rsidR="3CB5F9D6">
        <w:rPr/>
        <w:t xml:space="preserve">The project uses selected yearly NCCS BMF source files covering </w:t>
      </w:r>
      <w:r w:rsidR="3CB5F9D6">
        <w:rPr/>
        <w:t>2022-2024</w:t>
      </w:r>
      <w:r w:rsidR="3CB5F9D6">
        <w:rPr/>
        <w:t xml:space="preserve"> records. Those files are downloaded from the public NCCS BMF source pages, then filtered to the project counties and benchmark regions.</w:t>
      </w:r>
    </w:p>
    <w:p w:rsidR="3CB5F9D6" w:rsidP="11A5053E" w:rsidRDefault="3CB5F9D6" w14:paraId="3F750D6D" w14:textId="5C502016">
      <w:pPr>
        <w:pStyle w:val="Heading3"/>
        <w:keepNext w:val="1"/>
        <w:keepLines w:val="1"/>
        <w:bidi w:val="0"/>
      </w:pPr>
      <w:r w:rsidR="3CB5F9D6">
        <w:rPr/>
        <w:t>Datatype Transformation</w:t>
      </w:r>
    </w:p>
    <w:p w:rsidR="3CB5F9D6" w:rsidP="11A5053E" w:rsidRDefault="3CB5F9D6" w14:paraId="7B39D8CB" w14:textId="6D286B71">
      <w:pPr>
        <w:bidi w:val="0"/>
        <w:spacing w:before="0" w:after="80" w:line="260" w:lineRule="exact"/>
      </w:pPr>
      <w:r w:rsidR="3CB5F9D6">
        <w:rPr/>
        <w:t>Raw annual comma-separated values (CSV) files are preserved as source inputs. After project-region filtering, the processing creates yearly project-region outputs, exact-year lookup files, row-level analysis outputs, geography metrics, and field metrics.</w:t>
      </w:r>
    </w:p>
    <w:p w:rsidR="3CB5F9D6" w:rsidP="11A5053E" w:rsidRDefault="3CB5F9D6" w14:paraId="576D65DE" w14:textId="7D34EC48">
      <w:pPr>
        <w:pStyle w:val="Heading3"/>
        <w:keepNext w:val="1"/>
        <w:keepLines w:val="1"/>
        <w:bidi w:val="0"/>
      </w:pPr>
      <w:r w:rsidR="3CB5F9D6">
        <w:rPr/>
        <w:t>Data Cleaning</w:t>
      </w:r>
    </w:p>
    <w:p w:rsidR="3CB5F9D6" w:rsidP="11A5053E" w:rsidRDefault="3CB5F9D6" w14:paraId="656A3A58" w14:textId="0978942B">
      <w:pPr>
        <w:bidi w:val="0"/>
        <w:spacing w:before="0" w:after="80" w:line="260" w:lineRule="exact"/>
      </w:pPr>
      <w:r w:rsidR="3CB5F9D6">
        <w:rPr/>
        <w:t>The cleaning process keeps the raw NCCS BMF files unchanged, then creates project-specific analysis files:</w:t>
      </w:r>
    </w:p>
    <w:p w:rsidR="3CB5F9D6" w:rsidP="11A5053E" w:rsidRDefault="3CB5F9D6" w14:paraId="4641AE65" w14:textId="248B7F9A">
      <w:pPr>
        <w:pStyle w:val="ListParagraph"/>
        <w:numPr>
          <w:ilvl w:val="0"/>
          <w:numId w:val="24"/>
        </w:numPr>
        <w:bidi w:val="0"/>
        <w:spacing w:before="0" w:after="40" w:line="260" w:lineRule="exact"/>
        <w:rPr/>
      </w:pPr>
      <w:r w:rsidR="3CB5F9D6">
        <w:rPr/>
        <w:t xml:space="preserve">Selects the yearly source files used for the </w:t>
      </w:r>
      <w:r w:rsidR="3CB5F9D6">
        <w:rPr/>
        <w:t>2022-2024</w:t>
      </w:r>
      <w:r w:rsidR="3CB5F9D6">
        <w:rPr/>
        <w:t xml:space="preserve"> analysis window.</w:t>
      </w:r>
    </w:p>
    <w:p w:rsidR="3CB5F9D6" w:rsidP="11A5053E" w:rsidRDefault="3CB5F9D6" w14:paraId="6D7CE429" w14:textId="16FCB1EE">
      <w:pPr>
        <w:pStyle w:val="ListParagraph"/>
        <w:numPr>
          <w:ilvl w:val="0"/>
          <w:numId w:val="24"/>
        </w:numPr>
        <w:bidi w:val="0"/>
        <w:spacing w:before="0" w:after="40" w:line="260" w:lineRule="exact"/>
        <w:rPr/>
      </w:pPr>
      <w:r w:rsidR="3CB5F9D6">
        <w:rPr/>
        <w:t>Standardizes employer identification numbers (EINs), Zone Improvement Plan (ZIP) codes, county Federal Information Processing Standards (FIPS) codes, region labels, and year fields.</w:t>
      </w:r>
    </w:p>
    <w:p w:rsidR="3CB5F9D6" w:rsidP="11A5053E" w:rsidRDefault="3CB5F9D6" w14:paraId="3479A58D" w14:textId="7EAA26B5">
      <w:pPr>
        <w:pStyle w:val="ListParagraph"/>
        <w:numPr>
          <w:ilvl w:val="0"/>
          <w:numId w:val="24"/>
        </w:numPr>
        <w:bidi w:val="0"/>
        <w:spacing w:before="0" w:after="40" w:line="260" w:lineRule="exact"/>
        <w:rPr/>
      </w:pPr>
      <w:r w:rsidR="3CB5F9D6">
        <w:rPr/>
        <w:t>Uses project geography reference files to keep only records located in the project counties and regions.</w:t>
      </w:r>
    </w:p>
    <w:p w:rsidR="3CB5F9D6" w:rsidP="11A5053E" w:rsidRDefault="3CB5F9D6" w14:paraId="5ADD0E67" w14:textId="764DCA4D">
      <w:pPr>
        <w:pStyle w:val="ListParagraph"/>
        <w:numPr>
          <w:ilvl w:val="0"/>
          <w:numId w:val="24"/>
        </w:numPr>
        <w:bidi w:val="0"/>
        <w:spacing w:before="0" w:after="40" w:line="260" w:lineRule="exact"/>
        <w:rPr/>
      </w:pPr>
      <w:r w:rsidR="3CB5F9D6">
        <w:rPr/>
        <w:t>Writes one filtered yearly file for each selected year.</w:t>
      </w:r>
    </w:p>
    <w:p w:rsidR="3CB5F9D6" w:rsidP="11A5053E" w:rsidRDefault="3CB5F9D6" w14:paraId="6C7005A2" w14:textId="1E53EE82">
      <w:pPr>
        <w:pStyle w:val="ListParagraph"/>
        <w:numPr>
          <w:ilvl w:val="0"/>
          <w:numId w:val="24"/>
        </w:numPr>
        <w:bidi w:val="0"/>
        <w:spacing w:before="0" w:after="40" w:line="260" w:lineRule="exact"/>
        <w:rPr/>
      </w:pPr>
      <w:r w:rsidR="3CB5F9D6">
        <w:rPr/>
        <w:t>Creates exact-year lookup files so classification enrichment can use the right BMF year when possible.</w:t>
      </w:r>
    </w:p>
    <w:p w:rsidR="3CB5F9D6" w:rsidP="11A5053E" w:rsidRDefault="3CB5F9D6" w14:paraId="27118AB1" w14:textId="07052CF1">
      <w:pPr>
        <w:pStyle w:val="ListParagraph"/>
        <w:numPr>
          <w:ilvl w:val="0"/>
          <w:numId w:val="24"/>
        </w:numPr>
        <w:bidi w:val="0"/>
        <w:spacing w:before="0" w:after="40" w:line="260" w:lineRule="exact"/>
        <w:rPr/>
      </w:pPr>
      <w:r w:rsidR="3CB5F9D6">
        <w:rPr/>
        <w:t>Combines only the retained project-region files for the final analysis layer.</w:t>
      </w:r>
    </w:p>
    <w:p w:rsidR="3CB5F9D6" w:rsidP="11A5053E" w:rsidRDefault="3CB5F9D6" w14:paraId="66B00523" w14:textId="1EFFF070">
      <w:pPr>
        <w:pStyle w:val="ListParagraph"/>
        <w:numPr>
          <w:ilvl w:val="0"/>
          <w:numId w:val="24"/>
        </w:numPr>
        <w:bidi w:val="0"/>
        <w:spacing w:before="0" w:after="40" w:line="260" w:lineRule="exact"/>
        <w:rPr/>
      </w:pPr>
      <w:r w:rsidR="3CB5F9D6">
        <w:rPr/>
        <w:t>When duplicate organization-year records remain in the final analysis layer, keeps one record using documented tie-break rules.</w:t>
      </w:r>
    </w:p>
    <w:p w:rsidR="3CB5F9D6" w:rsidP="11A5053E" w:rsidRDefault="3CB5F9D6" w14:paraId="43F86693" w14:textId="555547E4">
      <w:pPr>
        <w:pStyle w:val="ListParagraph"/>
        <w:numPr>
          <w:ilvl w:val="0"/>
          <w:numId w:val="24"/>
        </w:numPr>
        <w:bidi w:val="0"/>
        <w:spacing w:before="0" w:after="40" w:line="260" w:lineRule="exact"/>
        <w:rPr/>
      </w:pPr>
      <w:r w:rsidR="3CB5F9D6">
        <w:rPr/>
        <w:t>Builds analyst-facing NTEE and subsection fields from NCCS BMF first, then uses fallback registry information where needed.</w:t>
      </w:r>
    </w:p>
    <w:p w:rsidR="3CB5F9D6" w:rsidP="11A5053E" w:rsidRDefault="3CB5F9D6" w14:paraId="3C4474F1" w14:textId="6FC28999">
      <w:pPr>
        <w:pStyle w:val="ListParagraph"/>
        <w:numPr>
          <w:ilvl w:val="0"/>
          <w:numId w:val="24"/>
        </w:numPr>
        <w:bidi w:val="0"/>
        <w:spacing w:before="0" w:after="40" w:line="260" w:lineRule="exact"/>
        <w:rPr/>
      </w:pPr>
      <w:r w:rsidR="3CB5F9D6">
        <w:rPr/>
        <w:t>Creates helper flags for hospitals, universities, and political organizations based on classification and conservative name matching.</w:t>
      </w:r>
    </w:p>
    <w:p w:rsidR="3CB5F9D6" w:rsidP="11A5053E" w:rsidRDefault="3CB5F9D6" w14:paraId="78CE4471" w14:textId="013CD05F">
      <w:pPr>
        <w:pStyle w:val="ListParagraph"/>
        <w:numPr>
          <w:ilvl w:val="0"/>
          <w:numId w:val="24"/>
        </w:numPr>
        <w:bidi w:val="0"/>
        <w:spacing w:before="0" w:after="40" w:line="260" w:lineRule="exact"/>
        <w:rPr/>
      </w:pPr>
      <w:r w:rsidR="3CB5F9D6">
        <w:rPr/>
        <w:t>Leaves unsupported Form 990 financial fields blank because BMF does not contain the needed source information.</w:t>
      </w:r>
    </w:p>
    <w:p w:rsidR="3CB5F9D6" w:rsidP="11A5053E" w:rsidRDefault="3CB5F9D6" w14:paraId="640BE0B1" w14:textId="01816C1B">
      <w:pPr>
        <w:pStyle w:val="Heading3"/>
        <w:keepNext w:val="1"/>
        <w:keepLines w:val="1"/>
        <w:bidi w:val="0"/>
      </w:pPr>
      <w:r w:rsidR="3CB5F9D6">
        <w:rPr/>
        <w:t>Analysis-Ready CSV Deliverables</w:t>
      </w:r>
    </w:p>
    <w:p w:rsidR="3CB5F9D6" w:rsidP="11A5053E" w:rsidRDefault="3CB5F9D6" w14:paraId="04FBED96" w14:textId="34B80F26">
      <w:pPr>
        <w:pStyle w:val="ListParagraph"/>
        <w:numPr>
          <w:ilvl w:val="0"/>
          <w:numId w:val="24"/>
        </w:numPr>
        <w:bidi w:val="0"/>
        <w:spacing w:before="0" w:after="40" w:line="260" w:lineRule="exact"/>
        <w:rPr/>
      </w:pPr>
      <w:r w:rsidR="3CB5F9D6">
        <w:rPr/>
        <w:t>nccs_bmf_analysis_variables.csv</w:t>
      </w:r>
    </w:p>
    <w:p w:rsidR="3CB5F9D6" w:rsidP="11A5053E" w:rsidRDefault="3CB5F9D6" w14:paraId="0D9FD498" w14:textId="7FA16F5D">
      <w:pPr>
        <w:pStyle w:val="ListParagraph"/>
        <w:numPr>
          <w:ilvl w:val="0"/>
          <w:numId w:val="24"/>
        </w:numPr>
        <w:bidi w:val="0"/>
        <w:spacing w:before="0" w:after="40" w:line="260" w:lineRule="exact"/>
        <w:rPr/>
      </w:pPr>
      <w:r w:rsidR="3CB5F9D6">
        <w:rPr/>
        <w:t>nccs_bmf_analysis_geography_metrics.csv</w:t>
      </w:r>
    </w:p>
    <w:p w:rsidR="3CB5F9D6" w:rsidP="11A5053E" w:rsidRDefault="3CB5F9D6" w14:paraId="62ED23F5" w14:textId="08F8B2E9">
      <w:pPr>
        <w:pStyle w:val="ListParagraph"/>
        <w:numPr>
          <w:ilvl w:val="0"/>
          <w:numId w:val="24"/>
        </w:numPr>
        <w:bidi w:val="0"/>
        <w:spacing w:before="0" w:after="40" w:line="260" w:lineRule="exact"/>
        <w:rPr/>
      </w:pPr>
      <w:r w:rsidR="3CB5F9D6">
        <w:rPr/>
        <w:t>nccs_bmf_analysis_field_metrics.csv</w:t>
      </w:r>
    </w:p>
    <w:p w:rsidR="3CB5F9D6" w:rsidP="11A5053E" w:rsidRDefault="3CB5F9D6" w14:paraId="3C3AFE18" w14:textId="1750F72B">
      <w:pPr>
        <w:pStyle w:val="Heading3"/>
        <w:keepNext w:val="1"/>
        <w:keepLines w:val="1"/>
        <w:bidi w:val="0"/>
      </w:pPr>
      <w:r w:rsidR="3CB5F9D6">
        <w:rPr/>
        <w:t>Analysis Data Dictionary</w:t>
      </w:r>
    </w:p>
    <w:p w:rsidR="3CB5F9D6" w:rsidP="11A5053E" w:rsidRDefault="3CB5F9D6" w14:paraId="1FA002CB" w14:textId="0D73E293">
      <w:pPr>
        <w:bidi w:val="0"/>
        <w:spacing w:before="0" w:after="80" w:line="260" w:lineRule="exact"/>
      </w:pPr>
      <w:r w:rsidR="3CB5F9D6">
        <w:rPr/>
        <w:t>The deliverable package includes a separate data dictionary for the analysis-ready CSV files.</w:t>
      </w:r>
    </w:p>
    <w:p w:rsidR="11A5053E" w:rsidP="11A5053E" w:rsidRDefault="11A5053E" w14:paraId="04B88EC6" w14:textId="2FF5B7A0">
      <w:pPr>
        <w:pStyle w:val="Normal"/>
        <w:keepNext w:val="1"/>
        <w:keepLines w:val="1"/>
        <w:bidi w:val="0"/>
      </w:pPr>
    </w:p>
    <w:p w:rsidR="1FFA129F" w:rsidP="11A5053E" w:rsidRDefault="1FFA129F" w14:paraId="62474257" w14:textId="667BEB55">
      <w:pPr>
        <w:pStyle w:val="Heading2"/>
        <w:keepNext w:val="1"/>
        <w:keepLines w:val="1"/>
        <w:rPr>
          <w:rFonts w:ascii="Calibri" w:hAnsi="Calibri" w:eastAsia="Calibri" w:cs="Calibri"/>
          <w:b w:val="1"/>
          <w:bCs w:val="1"/>
          <w:i w:val="0"/>
          <w:iCs w:val="0"/>
          <w:caps w:val="0"/>
          <w:smallCaps w:val="0"/>
          <w:noProof w:val="0"/>
          <w:color w:val="365F91"/>
          <w:sz w:val="36"/>
          <w:szCs w:val="36"/>
          <w:lang w:val="en-US"/>
        </w:rPr>
      </w:pPr>
      <w:bookmarkStart w:name="_Toc1976891614" w:id="935232948"/>
      <w:r w:rsidR="1FFA129F">
        <w:rPr/>
        <w:t>Giving</w:t>
      </w:r>
      <w:r w:rsidR="3B9BDE6B">
        <w:rPr/>
        <w:t xml:space="preserve"> </w:t>
      </w:r>
      <w:r w:rsidR="1FFA129F">
        <w:rPr/>
        <w:t>Tuesday</w:t>
      </w:r>
      <w:r w:rsidR="1FFA129F">
        <w:rPr/>
        <w:t xml:space="preserve"> 990 DataMart</w:t>
      </w:r>
      <w:bookmarkEnd w:id="935232948"/>
      <w:r w:rsidR="1FFA129F">
        <w:rPr/>
        <w:t xml:space="preserve"> </w:t>
      </w:r>
    </w:p>
    <w:p w:rsidR="1FFA129F" w:rsidP="11A5053E" w:rsidRDefault="1FFA129F" w14:paraId="73742E9F" w14:textId="2293B7F2">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Background</w:t>
      </w:r>
    </w:p>
    <w:p w:rsidR="1FFA129F" w:rsidP="75010D48" w:rsidRDefault="1FFA129F" w14:paraId="2A99A4E0" w14:textId="05F67A18">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GivingTuesday 990 DataMart is a public dataset built from IRS Form 990-family filings for U.S.-based nonprofits. GivingTuesday describes the DataMart as an openly accessible source of nonprofit Form 990 filing data. In this project, it is the main source used for detailed filing-level financial information across Forms 990, 990-EZ, and 990-PF.</w:t>
      </w:r>
    </w:p>
    <w:p w:rsidR="1FFA129F" w:rsidP="75010D48" w:rsidRDefault="1FFA129F" w14:paraId="08191BAA" w14:textId="374C81D4">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files used here include a Combined Forms DataMart and separate Basic Fields files for Forms 990, 990-EZ, and 990-PF. Together, these files provide organization identity, filing year, filing form, revenue, expenses, assets, contribution-related fields, and selected fields needed for analysis. The project converts those large raw files into smaller analysis-ready datasets for the project counties and regions.</w:t>
      </w:r>
    </w:p>
    <w:p w:rsidR="1FFA129F" w:rsidP="75010D48" w:rsidRDefault="1FFA129F" w14:paraId="04831F5C" w14:textId="036D1118">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This dataset is useful because it contains more detailed financial information than registry-style sources such as BMF. It is also important to interpret carefully: different organizations file different versions of the Form 990 family, and the IRS forms do not always separate donor types in the way analysts may want.</w:t>
      </w:r>
    </w:p>
    <w:p w:rsidR="1FFA129F" w:rsidP="11A5053E" w:rsidRDefault="1FFA129F" w14:paraId="65D1B54C" w14:textId="1483AF8E">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Data Provenance</w:t>
      </w:r>
    </w:p>
    <w:p w:rsidR="1FFA129F" w:rsidP="75010D48" w:rsidRDefault="1FFA129F" w14:paraId="182B102F" w14:textId="165E1D0B">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Producer: GivingTuesday.</w:t>
      </w:r>
    </w:p>
    <w:p w:rsidR="1FFA129F" w:rsidP="75010D48" w:rsidRDefault="1FFA129F" w14:paraId="3AA42E7E" w14:textId="04079226">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Source page: </w:t>
      </w:r>
      <w:hyperlink r:id="R064f70703bdb4504">
        <w:r w:rsidRPr="75010D48" w:rsidR="1FFA129F">
          <w:rPr>
            <w:rStyle w:val="Hyperlink"/>
            <w:b w:val="0"/>
            <w:bCs w:val="0"/>
            <w:i w:val="0"/>
            <w:iCs w:val="0"/>
            <w:caps w:val="0"/>
            <w:smallCaps w:val="0"/>
            <w:noProof w:val="0"/>
            <w:lang w:val="en-US"/>
          </w:rPr>
          <w:t>https://990data.givingtuesday.org/datamarts/</w:t>
        </w:r>
      </w:hyperlink>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FFA129F" w:rsidP="75010D48" w:rsidRDefault="1FFA129F" w14:paraId="061C338A" w14:textId="01B7FBE7">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Public catalog API: </w:t>
      </w:r>
      <w:hyperlink r:id="R781dbb4924fe435b">
        <w:r w:rsidRPr="75010D48" w:rsidR="1FFA129F">
          <w:rPr>
            <w:rStyle w:val="Hyperlink"/>
            <w:b w:val="0"/>
            <w:bCs w:val="0"/>
            <w:i w:val="0"/>
            <w:iCs w:val="0"/>
            <w:caps w:val="0"/>
            <w:smallCaps w:val="0"/>
            <w:noProof w:val="0"/>
            <w:lang w:val="en-US"/>
          </w:rPr>
          <w:t>https://grantstory-api.gtdata.org/v2/public/678d25291eceb5d121099200/items?limit=200</w:t>
        </w:r>
      </w:hyperlink>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FFA129F" w:rsidP="75010D48" w:rsidRDefault="1FFA129F" w14:paraId="2851632A" w14:textId="3DECC3F0">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Source file names used for the project:</w:t>
      </w:r>
    </w:p>
    <w:p w:rsidR="1FFA129F" w:rsidP="75010D48" w:rsidRDefault="1FFA129F" w14:paraId="7B128E31" w14:textId="37D78D97">
      <w:pPr>
        <w:bidi w:val="0"/>
        <w:spacing w:before="0" w:after="8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2025_10_18_All_Years_990StandardFields.csv</w:t>
      </w:r>
    </w:p>
    <w:p w:rsidR="1FFA129F" w:rsidP="75010D48" w:rsidRDefault="1FFA129F" w14:paraId="78172D58" w14:textId="513B784E">
      <w:pPr>
        <w:bidi w:val="0"/>
        <w:spacing w:before="0" w:after="8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2025_10_28_All_Years_990EZStandardFields.csv</w:t>
      </w:r>
    </w:p>
    <w:p w:rsidR="1FFA129F" w:rsidP="75010D48" w:rsidRDefault="1FFA129F" w14:paraId="0FF79FEB" w14:textId="24C479A7">
      <w:pPr>
        <w:bidi w:val="0"/>
        <w:spacing w:before="0" w:after="8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2025_08_29_All_Years_990PFStandardFields.csv</w:t>
      </w:r>
    </w:p>
    <w:p w:rsidR="1FFA129F" w:rsidP="75010D48" w:rsidRDefault="1FFA129F" w14:paraId="37163AF2" w14:textId="2764D006">
      <w:pPr>
        <w:bidi w:val="0"/>
        <w:spacing w:before="0" w:after="8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2025_07_10_All_Years_990_990ez_990pf_990n_Combined_DataMart.csv</w:t>
      </w:r>
    </w:p>
    <w:p w:rsidR="1FFA129F" w:rsidP="11A5053E" w:rsidRDefault="1FFA129F" w14:paraId="5DAF02B0" w14:textId="0015789A">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Collection Method</w:t>
      </w:r>
    </w:p>
    <w:p w:rsidR="1FFA129F" w:rsidP="75010D48" w:rsidRDefault="1FFA129F" w14:paraId="48719ABE" w14:textId="01A8DF6D">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DataMart files are derived from public IRS Form 990-family filings. These are tax filings submitted by nonprofit organizations that are required to file a Form 990, 990-EZ, or 990-PF. The project does not collect survey responses and does not create the GivingTuesday analysis layer directly from IRS XML files.</w:t>
      </w:r>
    </w:p>
    <w:p w:rsidR="1FFA129F" w:rsidP="11A5053E" w:rsidRDefault="1FFA129F" w14:paraId="220BDB6E" w14:textId="7A1E2003">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Inclusion Criteria And Limitations</w:t>
      </w:r>
    </w:p>
    <w:p w:rsidR="1FFA129F" w:rsidP="75010D48" w:rsidRDefault="1FFA129F" w14:paraId="6339F23C" w14:textId="4EEC2E39">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project uses selected GivingTuesday DataMart files for tax years </w:t>
      </w: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2022-2024</w:t>
      </w: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Records are kept when they can be connected to the project counties and regions. The pipeline focuses on the Basic Fields files for Forms 990, 990-EZ, and 990-PF for the final row-level analysis dataset.</w:t>
      </w:r>
    </w:p>
    <w:p w:rsidR="1FFA129F" w:rsidP="75010D48" w:rsidRDefault="1FFA129F" w14:paraId="7E269F1E" w14:textId="48C0D13A">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Important limitations:</w:t>
      </w:r>
    </w:p>
    <w:p w:rsidR="1FFA129F" w:rsidP="75010D48" w:rsidRDefault="1FFA129F" w14:paraId="522DF19A" w14:textId="03EA2604">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Not every nonprofit files a full Form 990. Some smaller organizations file Form 990-N/e-Postcard, some file Form 990-EZ, private foundations file Form 990-PF, and some exempt entities may not appear in these public filing files.</w:t>
      </w:r>
    </w:p>
    <w:p w:rsidR="1FFA129F" w:rsidP="75010D48" w:rsidRDefault="1FFA129F" w14:paraId="5B9437D6" w14:textId="7F830F5C">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final GivingTuesday analysis dataset is based on the selected Basic Fields files. It is not a complete copy of every GivingTuesday DataMart field.</w:t>
      </w:r>
    </w:p>
    <w:p w:rsidR="1FFA129F" w:rsidP="75010D48" w:rsidRDefault="1FFA129F" w14:paraId="43A183B3" w14:textId="6C6C587C">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Some contribution categories are limited by how the IRS forms are designed. For example, Form 990 includes one broad "other contributions" line that can mix individual gifts, foundation grants, donor-advised fund distributions, corporate gifts, and bequests. That line cannot be split into clean donor types from this DataMart alone.</w:t>
      </w:r>
    </w:p>
    <w:p w:rsidR="1FFA129F" w:rsidP="75010D48" w:rsidRDefault="1FFA129F" w14:paraId="7F73E9B4" w14:textId="51975990">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Forms 990-EZ and 990-PF do not report all of the same contribution subcategories that full Form 990 filers report.</w:t>
      </w:r>
    </w:p>
    <w:p w:rsidR="1FFA129F" w:rsidP="75010D48" w:rsidRDefault="1FFA129F" w14:paraId="11E2F145" w14:textId="764F1CAD">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selected GivingTuesday fields do not always include all classification fields needed for this project, so the analysis layer supplements missing classification information from NCCS BMF and IRS EO BMF registry sources.</w:t>
      </w:r>
    </w:p>
    <w:p w:rsidR="1FFA129F" w:rsidP="11A5053E" w:rsidRDefault="1FFA129F" w14:paraId="239CD62D" w14:textId="3B94A5CF">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Source Files Used</w:t>
      </w:r>
    </w:p>
    <w:p w:rsidR="1FFA129F" w:rsidP="75010D48" w:rsidRDefault="1FFA129F" w14:paraId="6C0E045B" w14:textId="31F598F8">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project uses GivingTuesday's public DataMart catalog to identify and download the selected Basic Fields files for Forms 990, 990-EZ, and 990-PF. The Combined Forms DataMart is used upstream for record admission and filtering support. The final row-level analysis dataset is based on the selected Basic Fields files, with classification enrichment from registry sources when needed.</w:t>
      </w:r>
    </w:p>
    <w:p w:rsidR="1FFA129F" w:rsidP="11A5053E" w:rsidRDefault="1FFA129F" w14:paraId="36832A29" w14:textId="035009C9">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Datatype Transformation</w:t>
      </w:r>
    </w:p>
    <w:p w:rsidR="1FFA129F" w:rsidP="75010D48" w:rsidRDefault="1FFA129F" w14:paraId="7971446C" w14:textId="03CEB5DF">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raw GivingTuesday CSV files are converted into smaller project-specific files after filtering to the project geography and tax-year scope. Intermediate working formats are used for processing efficiency, while the client deliverable uses CSV files.</w:t>
      </w:r>
    </w:p>
    <w:p w:rsidR="1FFA129F" w:rsidP="11A5053E" w:rsidRDefault="1FFA129F" w14:paraId="1348FC6C" w14:textId="0407E1DD">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Data Cleaning</w:t>
      </w:r>
    </w:p>
    <w:p w:rsidR="1FFA129F" w:rsidP="75010D48" w:rsidRDefault="1FFA129F" w14:paraId="09F97487" w14:textId="7AAA4C0E">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cleaning process keeps the raw source files unchanged, then creates smaller project-specific files for analysis:</w:t>
      </w:r>
    </w:p>
    <w:p w:rsidR="1FFA129F" w:rsidP="75010D48" w:rsidRDefault="1FFA129F" w14:paraId="3D8D07A3" w14:textId="5DF373DB">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Selects the required GivingTuesday DataMart files from the public catalog and records which files were used.</w:t>
      </w:r>
    </w:p>
    <w:p w:rsidR="1FFA129F" w:rsidP="75010D48" w:rsidRDefault="1FFA129F" w14:paraId="5B9C5D21" w14:textId="0F35FAAE">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Reads the raw file headers and exported catalog information so the project can document source fields.</w:t>
      </w:r>
    </w:p>
    <w:p w:rsidR="1FFA129F" w:rsidP="75010D48" w:rsidRDefault="1FFA129F" w14:paraId="3E95F9C1" w14:textId="661FA4AC">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Standardizes key fields used across files, including EINs, filing years, filing forms, state values, ZIP codes, and project geography fields.</w:t>
      </w:r>
    </w:p>
    <w:p w:rsidR="1FFA129F" w:rsidP="75010D48" w:rsidRDefault="1FFA129F" w14:paraId="75799F20" w14:textId="64D0C1D9">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Keeps records for tax years </w:t>
      </w: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2022-2024</w:t>
      </w: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FFA129F" w:rsidP="75010D48" w:rsidRDefault="1FFA129F" w14:paraId="1EA8061A" w14:textId="7C452B2A">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Keeps records that can be matched to the project counties and regions before combining large files.</w:t>
      </w:r>
    </w:p>
    <w:p w:rsidR="1FFA129F" w:rsidP="75010D48" w:rsidRDefault="1FFA129F" w14:paraId="35EAE02E" w14:textId="4F4556E8">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Builds project-region geography from ZIP and county reference files.</w:t>
      </w:r>
    </w:p>
    <w:p w:rsidR="1FFA129F" w:rsidP="75010D48" w:rsidRDefault="1FFA129F" w14:paraId="07264914" w14:textId="2704436F">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When multiple filing records could represent the same organization, year, and form, keeps one record using documented tie-break rules.</w:t>
      </w:r>
    </w:p>
    <w:p w:rsidR="1FFA129F" w:rsidP="75010D48" w:rsidRDefault="1FFA129F" w14:paraId="20383349" w14:textId="791FB3E0">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Combines Basic Fields and Combined Forms information only after the project-region and year filters have been applied.</w:t>
      </w:r>
    </w:p>
    <w:p w:rsidR="1FFA129F" w:rsidP="75010D48" w:rsidRDefault="1FFA129F" w14:paraId="3F7E3DC6" w14:textId="11ACA89A">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Calculates analysis fields such as total revenue, total expenses, surplus, net margin, months of reserves, and selected contribution-related measures when the source fields support them.</w:t>
      </w:r>
    </w:p>
    <w:p w:rsidR="1FFA129F" w:rsidP="75010D48" w:rsidRDefault="1FFA129F" w14:paraId="1C7B1A05" w14:textId="79778517">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Adds classification information, such as NTEE and subsection codes, from NCCS BMF and IRS EO BMF when GivingTuesday does not provide those fields directly.</w:t>
      </w:r>
    </w:p>
    <w:p w:rsidR="1FFA129F" w:rsidP="75010D48" w:rsidRDefault="1FFA129F" w14:paraId="6F67AACF" w14:textId="3CB25AD4">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Creates helper flags for hospitals, universities, and political organizations so analysts can include or exclude those groups consistently.</w:t>
      </w:r>
    </w:p>
    <w:p w:rsidR="1FFA129F" w:rsidP="75010D48" w:rsidRDefault="1FFA129F" w14:paraId="3551D13A" w14:textId="45524586">
      <w:pPr>
        <w:pStyle w:val="ListParagraph"/>
        <w:numPr>
          <w:ilvl w:val="0"/>
          <w:numId w:val="23"/>
        </w:numPr>
        <w:bidi w:val="0"/>
        <w:spacing w:before="0" w:after="4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Leaves fields blank when the source does not support a reliable value, rather than filling them from a weaker source.</w:t>
      </w:r>
    </w:p>
    <w:p w:rsidR="1FFA129F" w:rsidP="11A5053E" w:rsidRDefault="1FFA129F" w14:paraId="01BE1363" w14:textId="4BDFF9A8">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Analysis-Ready CSV Deliverables</w:t>
      </w:r>
    </w:p>
    <w:p w:rsidR="1FFA129F" w:rsidP="75010D48" w:rsidRDefault="1FFA129F" w14:paraId="4D08C9CA" w14:textId="5DD704BA">
      <w:pPr>
        <w:pStyle w:val="ListParagraph"/>
        <w:numPr>
          <w:ilvl w:val="0"/>
          <w:numId w:val="23"/>
        </w:numPr>
        <w:bidi w:val="0"/>
        <w:spacing w:before="0" w:after="4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givingtuesday_990_basic_allforms_analysis_variables.csv</w:t>
      </w:r>
    </w:p>
    <w:p w:rsidR="1FFA129F" w:rsidP="75010D48" w:rsidRDefault="1FFA129F" w14:paraId="2E555494" w14:textId="0B0DDC49">
      <w:pPr>
        <w:pStyle w:val="ListParagraph"/>
        <w:numPr>
          <w:ilvl w:val="0"/>
          <w:numId w:val="23"/>
        </w:numPr>
        <w:bidi w:val="0"/>
        <w:spacing w:before="0" w:after="40" w:line="260" w:lineRule="exact"/>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5010D48" w:rsidR="1FFA129F">
        <w:rPr>
          <w:rFonts w:ascii="Consolas" w:hAnsi="Consolas" w:eastAsia="Consolas" w:cs="Consolas"/>
          <w:b w:val="0"/>
          <w:bCs w:val="0"/>
          <w:i w:val="0"/>
          <w:iCs w:val="0"/>
          <w:caps w:val="0"/>
          <w:smallCaps w:val="0"/>
          <w:noProof w:val="0"/>
          <w:color w:val="000000" w:themeColor="text1" w:themeTint="FF" w:themeShade="FF"/>
          <w:sz w:val="20"/>
          <w:szCs w:val="20"/>
          <w:lang w:val="en-US"/>
        </w:rPr>
        <w:t>givingtuesday_990_basic_allforms_analysis_region_metrics.csv</w:t>
      </w:r>
    </w:p>
    <w:p w:rsidR="1FFA129F" w:rsidP="11A5053E" w:rsidRDefault="1FFA129F" w14:paraId="3F1D362D" w14:textId="20801675">
      <w:pPr>
        <w:pStyle w:val="Heading3"/>
        <w:keepNext w:val="1"/>
        <w:keepLines w:val="1"/>
        <w:rPr>
          <w:rFonts w:ascii="Calibri" w:hAnsi="Calibri" w:eastAsia="Calibri" w:cs="Calibri"/>
          <w:b w:val="1"/>
          <w:bCs w:val="1"/>
          <w:i w:val="0"/>
          <w:iCs w:val="0"/>
          <w:caps w:val="0"/>
          <w:smallCaps w:val="0"/>
          <w:noProof w:val="0"/>
          <w:color w:val="4F81BD"/>
          <w:sz w:val="28"/>
          <w:szCs w:val="28"/>
          <w:lang w:val="en-US"/>
        </w:rPr>
      </w:pPr>
      <w:r w:rsidR="1FFA129F">
        <w:rPr/>
        <w:t>Analysis Data Dictionary</w:t>
      </w:r>
    </w:p>
    <w:p w:rsidR="1FFA129F" w:rsidP="75010D48" w:rsidRDefault="1FFA129F" w14:paraId="1784C4D4" w14:textId="2FB00757">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The deliverable package includes a separate data dictionary for the analysis-ready CSV files.</w:t>
      </w:r>
    </w:p>
    <w:p w:rsidR="1FFA129F" w:rsidP="75010D48" w:rsidRDefault="1FFA129F" w14:paraId="1470B2C7" w14:textId="0B4A1DB2">
      <w:pPr>
        <w:bidi w:val="0"/>
        <w:spacing w:before="0" w:after="80" w:line="26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75010D48" w:rsidR="1FFA129F">
        <w:rPr>
          <w:rFonts w:ascii="Calibri" w:hAnsi="Calibri" w:eastAsia="Calibri" w:cs="Calibri"/>
          <w:b w:val="0"/>
          <w:bCs w:val="0"/>
          <w:i w:val="0"/>
          <w:iCs w:val="0"/>
          <w:caps w:val="0"/>
          <w:smallCaps w:val="0"/>
          <w:noProof w:val="0"/>
          <w:color w:val="000000" w:themeColor="text1" w:themeTint="FF" w:themeShade="FF"/>
          <w:sz w:val="22"/>
          <w:szCs w:val="22"/>
          <w:lang w:val="en-US"/>
        </w:rPr>
        <w:t>For contribution and revenue-source analysis, the most important point is that the DataMart follows the structure of the IRS forms. Full Form 990 filers provide the most detailed contribution subcategories. Form 990-EZ and Form 990-PF filers provide less detail. Some categories, especially "other contributions" on Form 990, cannot be cleanly split into individual giving versus institutional giving without additional data that is not in this DataMart.</w:t>
      </w:r>
    </w:p>
    <w:p w:rsidR="75010D48" w:rsidP="75010D48" w:rsidRDefault="75010D48" w14:paraId="3ADD4875" w14:textId="077A9AC2">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5010D48" w:rsidP="75010D48" w:rsidRDefault="75010D48" w14:paraId="6BBC9D46" w14:textId="5787CDEC">
      <w:pPr>
        <w:pStyle w:val="Normal"/>
      </w:pPr>
    </w:p>
    <w:p w:rsidR="75010D48" w:rsidP="75010D48" w:rsidRDefault="75010D48" w14:paraId="3C88F47C" w14:textId="6A14D7E3">
      <w:pPr>
        <w:pStyle w:val="Normal"/>
      </w:pPr>
    </w:p>
    <w:p w:rsidR="75010D48" w:rsidP="75010D48" w:rsidRDefault="75010D48" w14:paraId="225EF3A2" w14:textId="1C9487E3">
      <w:pPr>
        <w:pStyle w:val="Normal"/>
      </w:pPr>
    </w:p>
    <w:p w:rsidR="75010D48" w:rsidP="75010D48" w:rsidRDefault="75010D48" w14:paraId="02A74412" w14:textId="56BD9A23">
      <w:pPr>
        <w:pStyle w:val="Normal"/>
      </w:pPr>
    </w:p>
    <w:p w:rsidR="75010D48" w:rsidP="75010D48" w:rsidRDefault="75010D48" w14:paraId="5E094C52" w14:textId="73C65BCF">
      <w:pPr>
        <w:pStyle w:val="Normal"/>
      </w:pPr>
    </w:p>
    <w:p w:rsidR="75010D48" w:rsidP="75010D48" w:rsidRDefault="75010D48" w14:paraId="64B31481" w14:textId="1D0A7B15">
      <w:pPr>
        <w:pStyle w:val="Normal"/>
        <w:bidi w:val="0"/>
      </w:pPr>
    </w:p>
    <w:p w:rsidR="7E9C3547" w:rsidP="11A5053E" w:rsidRDefault="7E9C3547" w14:paraId="058AAE36" w14:textId="7DFAD8A0">
      <w:pPr>
        <w:pStyle w:val="Heading2"/>
        <w:bidi w:val="0"/>
        <w:spacing w:before="0" w:beforeAutospacing="off" w:after="0" w:afterAutospacing="off"/>
        <w:rPr>
          <w:noProof w:val="0"/>
          <w:lang w:val="en-US"/>
        </w:rPr>
      </w:pPr>
      <w:bookmarkStart w:name="_Toc556628671" w:id="1270136260"/>
      <w:r w:rsidRPr="11A5053E" w:rsidR="16F7EFB7">
        <w:rPr>
          <w:noProof w:val="0"/>
          <w:lang w:val="en-US"/>
        </w:rPr>
        <w:t xml:space="preserve">Bureau of Labor </w:t>
      </w:r>
      <w:r w:rsidRPr="11A5053E" w:rsidR="16F7EFB7">
        <w:rPr>
          <w:noProof w:val="0"/>
          <w:lang w:val="en-US"/>
        </w:rPr>
        <w:t>Statistics</w:t>
      </w:r>
      <w:bookmarkEnd w:id="1270136260"/>
    </w:p>
    <w:p w:rsidR="33267EEC" w:rsidP="75010D48" w:rsidRDefault="33267EEC" w14:paraId="4539404C" w14:textId="49D21BE0">
      <w:pPr>
        <w:pStyle w:val="Heading3"/>
        <w:bidi w:val="0"/>
        <w:rPr>
          <w:rFonts w:ascii="Calibri" w:hAnsi="Calibri" w:eastAsia="Calibri" w:cs="Calibri"/>
          <w:b w:val="0"/>
          <w:bCs w:val="0"/>
          <w:i w:val="0"/>
          <w:iCs w:val="0"/>
          <w:caps w:val="0"/>
          <w:smallCaps w:val="0"/>
          <w:noProof w:val="0"/>
          <w:color w:val="4F81BD"/>
          <w:sz w:val="24"/>
          <w:szCs w:val="24"/>
          <w:lang w:val="en-US"/>
        </w:rPr>
      </w:pPr>
      <w:r w:rsidRPr="75010D48" w:rsidR="16F7EFB7">
        <w:rPr>
          <w:noProof w:val="0"/>
          <w:lang w:val="en-US"/>
        </w:rPr>
        <w:t>Background</w:t>
      </w:r>
    </w:p>
    <w:p w:rsidR="33267EEC" w:rsidP="7E9C3547" w:rsidRDefault="33267EEC" w14:paraId="6907971E" w14:textId="677C78EF">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The Bureau of Labor Statistics (BLS) provides specialized research data on U.S. nonprofit employment, wages, and establishments, primarily focusing on 501 (c)(3) organizations. The dataset contains 2022 data. </w:t>
      </w:r>
    </w:p>
    <w:p w:rsidR="7E9C3547" w:rsidP="7E9C3547" w:rsidRDefault="7E9C3547" w14:paraId="05527045" w14:textId="39DC2111">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33267EEC" w:rsidP="7E9C3547" w:rsidRDefault="33267EEC" w14:paraId="78A91664" w14:textId="0C593CD1">
      <w:pPr>
        <w:pStyle w:val="Heading3"/>
        <w:suppressLineNumbers w:val="0"/>
        <w:bidi w:val="0"/>
        <w:spacing w:before="80" w:beforeAutospacing="off" w:after="40" w:afterAutospacing="off" w:line="279" w:lineRule="auto"/>
        <w:ind w:left="0" w:right="0"/>
        <w:jc w:val="left"/>
        <w:rPr>
          <w:noProof w:val="0"/>
          <w:lang w:val="en-US"/>
        </w:rPr>
      </w:pPr>
      <w:r w:rsidRPr="75010D48" w:rsidR="16F7EFB7">
        <w:rPr>
          <w:noProof w:val="0"/>
          <w:lang w:val="en-US"/>
        </w:rPr>
        <w:t>Data Provenance</w:t>
      </w:r>
    </w:p>
    <w:p w:rsidR="33267EEC" w:rsidP="7E9C3547" w:rsidRDefault="33267EEC" w14:paraId="1EE3C3E4" w14:textId="2A7B759F">
      <w:pPr>
        <w:pStyle w:val="ListParagraph"/>
        <w:numPr>
          <w:ilvl w:val="0"/>
          <w:numId w:val="11"/>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Producer: The Bureau of Labor Statistics</w:t>
      </w:r>
    </w:p>
    <w:p w:rsidR="33267EEC" w:rsidP="7E9C3547" w:rsidRDefault="33267EEC" w14:paraId="5B382D16" w14:textId="3B037AFC">
      <w:pPr>
        <w:pStyle w:val="ListParagraph"/>
        <w:numPr>
          <w:ilvl w:val="0"/>
          <w:numId w:val="12"/>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4"/>
          <w:szCs w:val="24"/>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Dataset page:</w:t>
      </w:r>
      <w:r w:rsidRPr="7E9C3547" w:rsidR="33267E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414be010bcb5489c">
        <w:r w:rsidRPr="7E9C3547" w:rsidR="33267EEC">
          <w:rPr>
            <w:rStyle w:val="Hyperlink"/>
            <w:b w:val="0"/>
            <w:bCs w:val="0"/>
            <w:i w:val="0"/>
            <w:iCs w:val="0"/>
            <w:caps w:val="0"/>
            <w:smallCaps w:val="0"/>
            <w:noProof w:val="0"/>
            <w:lang w:val="en-US"/>
          </w:rPr>
          <w:t>https://www.bls.gov/bdm/nonprofits/nonprofits.htm</w:t>
        </w:r>
      </w:hyperlink>
    </w:p>
    <w:p w:rsidR="7E9C3547" w:rsidP="7E9C3547" w:rsidRDefault="7E9C3547" w14:paraId="3A4B10AA" w14:textId="03139177">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E9C3547" w:rsidRDefault="33267EEC" w14:paraId="74CD3DB4" w14:textId="14EEC7C2">
      <w:pPr>
        <w:pStyle w:val="Heading3"/>
        <w:suppressLineNumbers w:val="0"/>
        <w:bidi w:val="0"/>
        <w:spacing w:before="80" w:beforeAutospacing="off" w:after="40" w:afterAutospacing="off" w:line="279" w:lineRule="auto"/>
        <w:ind w:left="0" w:right="0"/>
        <w:jc w:val="left"/>
        <w:rPr>
          <w:noProof w:val="0"/>
          <w:lang w:val="en-US"/>
        </w:rPr>
      </w:pPr>
      <w:r w:rsidRPr="75010D48" w:rsidR="16F7EFB7">
        <w:rPr>
          <w:noProof w:val="0"/>
          <w:lang w:val="en-US"/>
        </w:rPr>
        <w:t>Inclusion Criteria and Limitations</w:t>
      </w:r>
    </w:p>
    <w:p w:rsidR="33267EEC" w:rsidP="7E9C3547" w:rsidRDefault="33267EEC" w14:paraId="2C69B105" w14:textId="3BA11197">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Fonts w:ascii="Calibri" w:hAnsi="Calibri" w:eastAsia="Calibri" w:cs="Calibri"/>
          <w:b w:val="0"/>
          <w:bCs w:val="0"/>
          <w:i w:val="0"/>
          <w:iCs w:val="0"/>
          <w:caps w:val="0"/>
          <w:smallCaps w:val="0"/>
          <w:noProof w:val="0"/>
          <w:color w:val="000000" w:themeColor="text1" w:themeTint="FF" w:themeShade="FF"/>
          <w:sz w:val="22"/>
          <w:szCs w:val="22"/>
          <w:lang w:val="en-US"/>
        </w:rPr>
        <w:t>The programmatic pipeline extracts 2022 research data on U.S. nonprofit employment, wages, and establishments by scraping publicly available tables from the U.S. Bureau of Labor Statistics website. The raw data are subsequently filtered to include only counties within the Black Hills region and predefined benchmark regions and the Metropolitan Statistics Area (MSA) regions of the predefined benchmark regions, based on Federal Information Processing Standards (FIPS) codes.</w:t>
      </w:r>
    </w:p>
    <w:p w:rsidR="7E9C3547" w:rsidP="7E9C3547" w:rsidRDefault="7E9C3547" w14:paraId="5B77EF19" w14:textId="5912BD82">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E9C3547" w:rsidRDefault="33267EEC" w14:paraId="243F3848" w14:textId="58A10D95">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It should be noted that data for some counties were suppressed by the Bureau of Labor Statistics due to small numbers of private establishments. These counties include McCook County, SD, Turner County, SD, Carbon County, MT, Mineral County MT, and Butte County, SD. </w:t>
      </w:r>
    </w:p>
    <w:p w:rsidR="7E9C3547" w:rsidP="7E9C3547" w:rsidRDefault="7E9C3547" w14:paraId="4F008BEA" w14:textId="2B377C09">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33267EEC" w:rsidP="75010D48" w:rsidRDefault="33267EEC" w14:paraId="49896E7C" w14:textId="758FA48F">
      <w:pPr>
        <w:pStyle w:val="Heading3"/>
        <w:bidi w:val="0"/>
        <w:rPr>
          <w:rFonts w:ascii="Calibri" w:hAnsi="Calibri" w:eastAsia="Calibri" w:cs="Calibri"/>
          <w:b w:val="0"/>
          <w:bCs w:val="0"/>
          <w:i w:val="0"/>
          <w:iCs w:val="0"/>
          <w:caps w:val="0"/>
          <w:smallCaps w:val="0"/>
          <w:noProof w:val="0"/>
          <w:color w:val="4F81BD"/>
          <w:sz w:val="24"/>
          <w:szCs w:val="24"/>
          <w:lang w:val="en-US"/>
        </w:rPr>
      </w:pPr>
      <w:r w:rsidRPr="75010D48" w:rsidR="16F7EFB7">
        <w:rPr>
          <w:noProof w:val="0"/>
          <w:lang w:val="en-US"/>
        </w:rPr>
        <w:t>Analysis-Ready Outputs</w:t>
      </w:r>
    </w:p>
    <w:p w:rsidR="33267EEC" w:rsidP="7E9C3547" w:rsidRDefault="33267EEC" w14:paraId="22723F94" w14:textId="49E2D3D1">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qcew_nonprofits_2022.csv</w:t>
      </w:r>
    </w:p>
    <w:p w:rsidR="33267EEC" w:rsidP="75010D48" w:rsidRDefault="33267EEC" w14:paraId="75DD589A" w14:textId="7232D4CD">
      <w:pPr>
        <w:pStyle w:val="Heading3"/>
        <w:bidi w:val="0"/>
        <w:rPr>
          <w:rFonts w:ascii="Calibri" w:hAnsi="Calibri" w:eastAsia="Calibri" w:cs="Calibri"/>
          <w:b w:val="0"/>
          <w:bCs w:val="0"/>
          <w:i w:val="0"/>
          <w:iCs w:val="0"/>
          <w:caps w:val="0"/>
          <w:smallCaps w:val="0"/>
          <w:noProof w:val="0"/>
          <w:color w:val="4F81BD"/>
          <w:sz w:val="24"/>
          <w:szCs w:val="24"/>
          <w:lang w:val="en-US"/>
        </w:rPr>
      </w:pPr>
      <w:r w:rsidRPr="75010D48" w:rsidR="16F7EFB7">
        <w:rPr>
          <w:noProof w:val="0"/>
          <w:lang w:val="en-US"/>
        </w:rPr>
        <w:t>Raw files</w:t>
      </w:r>
    </w:p>
    <w:p w:rsidR="33267EEC" w:rsidP="7E9C3547" w:rsidRDefault="33267EEC" w14:paraId="7AE6E8A8" w14:textId="169060C9">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qcew-nonprofits-2022.xlsx</w:t>
      </w:r>
    </w:p>
    <w:p w:rsidR="7E9C3547" w:rsidP="7E9C3547" w:rsidRDefault="7E9C3547" w14:paraId="3A45786A" w14:textId="47D8C165">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5010D48" w:rsidRDefault="33267EEC" w14:paraId="7B20D576" w14:textId="75D85AB2">
      <w:pPr>
        <w:pStyle w:val="Heading3"/>
        <w:bidi w:val="0"/>
        <w:rPr>
          <w:rFonts w:ascii="Calibri" w:hAnsi="Calibri" w:eastAsia="Calibri" w:cs="Calibri"/>
          <w:b w:val="0"/>
          <w:bCs w:val="0"/>
          <w:i w:val="0"/>
          <w:iCs w:val="0"/>
          <w:caps w:val="0"/>
          <w:smallCaps w:val="0"/>
          <w:noProof w:val="0"/>
          <w:color w:val="4F81BD"/>
          <w:sz w:val="28"/>
          <w:szCs w:val="28"/>
          <w:lang w:val="en-US"/>
        </w:rPr>
      </w:pPr>
      <w:r w:rsidRPr="75010D48" w:rsidR="16F7EFB7">
        <w:rPr>
          <w:noProof w:val="0"/>
          <w:lang w:val="en-US"/>
        </w:rPr>
        <w:t>Analysis Data Dictionary</w:t>
      </w:r>
      <w:r w:rsidRPr="75010D48" w:rsidR="16F7EFB7">
        <w:rPr>
          <w:noProof w:val="0"/>
          <w:lang w:val="en-US"/>
        </w:rPr>
        <w:t> </w:t>
      </w:r>
    </w:p>
    <w:p w:rsidR="33267EEC" w:rsidP="7E9C3547" w:rsidRDefault="33267EEC" w14:paraId="02F4A731" w14:textId="685182D3">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bls_data_dictionary.xlsx</w:t>
      </w:r>
    </w:p>
    <w:p w:rsidR="33267EEC" w:rsidP="7E9C3547" w:rsidRDefault="33267EEC" w14:paraId="6893A329" w14:textId="2549C39B">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missing_regions_2022.csv</w:t>
      </w:r>
    </w:p>
    <w:p w:rsidR="7E9C3547" w:rsidP="7E9C3547" w:rsidRDefault="7E9C3547" w14:paraId="7BD92422" w14:textId="6D1B861D">
      <w:pPr>
        <w:bidi w:val="0"/>
        <w:spacing w:before="0" w:beforeAutospacing="off" w:after="0" w:afterAutospacing="off"/>
        <w:rPr>
          <w:rFonts w:ascii="Calibri" w:hAnsi="Calibri" w:eastAsia="Calibri" w:cs="Calibri"/>
          <w:b w:val="0"/>
          <w:bCs w:val="0"/>
          <w:i w:val="0"/>
          <w:iCs w:val="0"/>
          <w:caps w:val="0"/>
          <w:smallCaps w:val="0"/>
          <w:noProof w:val="0"/>
          <w:color w:val="4F81BD"/>
          <w:sz w:val="28"/>
          <w:szCs w:val="2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625"/>
        <w:gridCol w:w="6705"/>
      </w:tblGrid>
      <w:tr w:rsidR="7E9C3547" w:rsidTr="7E9C3547" w14:paraId="03401255">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288987F0" w14:textId="0C6C33FC">
            <w:pPr>
              <w:bidi w:val="0"/>
              <w:rPr>
                <w:rFonts w:ascii="Aptos Narrow" w:hAnsi="Aptos Narrow" w:eastAsia="Aptos Narrow" w:cs="Aptos Narrow"/>
                <w:b w:val="0"/>
                <w:bCs w:val="0"/>
                <w:i w:val="0"/>
                <w:iCs w:val="0"/>
                <w:color w:val="000000" w:themeColor="text1" w:themeTint="FF" w:themeShade="FF"/>
                <w:sz w:val="22"/>
                <w:szCs w:val="22"/>
              </w:rPr>
            </w:pPr>
            <w:r w:rsidRPr="7E9C3547" w:rsidR="7E9C3547">
              <w:rPr>
                <w:rFonts w:ascii="Aptos Narrow" w:hAnsi="Aptos Narrow" w:eastAsia="Aptos Narrow" w:cs="Aptos Narrow"/>
                <w:b w:val="1"/>
                <w:bCs w:val="1"/>
                <w:i w:val="0"/>
                <w:iCs w:val="0"/>
                <w:color w:val="000000" w:themeColor="text1" w:themeTint="FF" w:themeShade="FF"/>
                <w:sz w:val="22"/>
                <w:szCs w:val="22"/>
                <w:lang w:val="en-US"/>
              </w:rPr>
              <w:t>Field name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876DF25" w14:textId="7E4D70D9">
            <w:pPr>
              <w:bidi w:val="0"/>
              <w:rPr>
                <w:rFonts w:ascii="Aptos Narrow" w:hAnsi="Aptos Narrow" w:eastAsia="Aptos Narrow" w:cs="Aptos Narrow"/>
                <w:b w:val="0"/>
                <w:bCs w:val="0"/>
                <w:i w:val="0"/>
                <w:iCs w:val="0"/>
                <w:color w:val="000000" w:themeColor="text1" w:themeTint="FF" w:themeShade="FF"/>
                <w:sz w:val="22"/>
                <w:szCs w:val="22"/>
              </w:rPr>
            </w:pPr>
            <w:r w:rsidRPr="7E9C3547" w:rsidR="7E9C3547">
              <w:rPr>
                <w:rFonts w:ascii="Aptos Narrow" w:hAnsi="Aptos Narrow" w:eastAsia="Aptos Narrow" w:cs="Aptos Narrow"/>
                <w:b w:val="1"/>
                <w:bCs w:val="1"/>
                <w:i w:val="0"/>
                <w:iCs w:val="0"/>
                <w:color w:val="000000" w:themeColor="text1" w:themeTint="FF" w:themeShade="FF"/>
                <w:sz w:val="22"/>
                <w:szCs w:val="22"/>
                <w:lang w:val="en-US"/>
              </w:rPr>
              <w:t xml:space="preserve">Field description </w:t>
            </w:r>
          </w:p>
        </w:tc>
      </w:tr>
      <w:tr w:rsidR="7E9C3547" w:rsidTr="7E9C3547" w14:paraId="2202FED8">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4C87FD6" w14:textId="19DB3FF2">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fips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6E4ED1D" w14:textId="068780D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FIPS code (00 = U.S. Totals; excludes Puerto Rico and Virgin Islands)</w:t>
            </w:r>
          </w:p>
        </w:tc>
      </w:tr>
      <w:tr w:rsidR="7E9C3547" w:rsidTr="7E9C3547" w14:paraId="4947A42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EEDC56E" w14:textId="29913F4E">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geographic_title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9327467" w14:textId="1617CBF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 xml:space="preserve">Name of area </w:t>
            </w:r>
          </w:p>
        </w:tc>
      </w:tr>
      <w:tr w:rsidR="7E9C3547" w:rsidTr="7E9C3547" w14:paraId="716B194B">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2394EA1" w14:textId="2DEF71D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naics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3A545365" w14:textId="71A85F1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Industry code using the North American Industrial Classification System (NAICS), (10 = total private figures)</w:t>
            </w:r>
          </w:p>
        </w:tc>
      </w:tr>
      <w:tr w:rsidR="7E9C3547" w:rsidTr="7E9C3547" w14:paraId="740F7CA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23ED7FCD" w14:textId="36F6AA6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industry_title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31A484E" w14:textId="3266146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NAICS title</w:t>
            </w:r>
          </w:p>
        </w:tc>
      </w:tr>
      <w:tr w:rsidR="7E9C3547" w:rsidTr="7E9C3547" w14:paraId="16D3BEE8">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63E8914" w14:textId="016168D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year</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03F2A8A3" w14:textId="7AD6CC3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Calendar year for which estimates are available</w:t>
            </w:r>
          </w:p>
        </w:tc>
      </w:tr>
      <w:tr w:rsidR="7E9C3547" w:rsidTr="7E9C3547" w14:paraId="0E6FFC2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94D12CB" w14:textId="0F0C50C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average_establishments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D07EC65" w14:textId="1D3D288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The 4 quarter average number of establishments for the year</w:t>
            </w:r>
          </w:p>
        </w:tc>
      </w:tr>
      <w:tr w:rsidR="7E9C3547" w:rsidTr="7E9C3547" w14:paraId="2AB2C996">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5B83B17C" w14:textId="2C8AC98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annual_average_employment</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3CAAB0E" w14:textId="3906DFC8">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The 12 month average employment for the year</w:t>
            </w:r>
          </w:p>
        </w:tc>
      </w:tr>
      <w:tr w:rsidR="7E9C3547" w:rsidTr="7E9C3547" w14:paraId="458DFB6C">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E9272E0" w14:textId="7285330A">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total_annual_wages_(in_thousands)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6C3A54E6" w14:textId="7475BEB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All wages paid for the year</w:t>
            </w:r>
          </w:p>
        </w:tc>
      </w:tr>
      <w:tr w:rsidR="7E9C3547" w:rsidTr="7E9C3547" w14:paraId="2D157F2A">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DC0FB85" w14:textId="43C23770">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annual_wages_per_employee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314890A" w14:textId="47E5A95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Total annual wages divided by average annual employment</w:t>
            </w:r>
          </w:p>
        </w:tc>
      </w:tr>
      <w:tr w:rsidR="7E9C3547" w:rsidTr="7E9C3547" w14:paraId="7242E19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9433BE4" w14:textId="4208466C">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average_weekly_wage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BBB15BF" w14:textId="5376ABF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 annual wage divided by 52</w:t>
            </w:r>
          </w:p>
        </w:tc>
      </w:tr>
      <w:tr w:rsidR="7E9C3547" w:rsidTr="7E9C3547" w14:paraId="1257071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84B37FF" w14:textId="7C4C6F2C">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average_establishments_np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67FFDF24" w14:textId="6C3EDC6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The 4 quarter average number of establishments for the year</w:t>
            </w:r>
          </w:p>
        </w:tc>
      </w:tr>
      <w:tr w:rsidR="7E9C3547" w:rsidTr="7E9C3547" w14:paraId="000615C0">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F59705D" w14:textId="740EFD6A">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annual_average_employment_np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2236707" w14:textId="72FC31B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The 12 month average employment for the year</w:t>
            </w:r>
          </w:p>
        </w:tc>
      </w:tr>
      <w:tr w:rsidR="7E9C3547" w:rsidTr="7E9C3547" w14:paraId="024F34D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BF5C6C0" w14:textId="1B0CC6A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total_annual_wages_(in_thousands)_np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51C91EC2" w14:textId="4D013A1E">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All wages paid for the year</w:t>
            </w:r>
          </w:p>
        </w:tc>
      </w:tr>
      <w:tr w:rsidR="7E9C3547" w:rsidTr="7E9C3547" w14:paraId="0974FAF1">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457757A" w14:textId="00EC77A8">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annual_wages_per_employee_np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5F7C85AE" w14:textId="5373E3F0">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Total annual wages divided by average annual employment</w:t>
            </w:r>
          </w:p>
        </w:tc>
      </w:tr>
      <w:tr w:rsidR="7E9C3547" w:rsidTr="7E9C3547" w14:paraId="1BA87BE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5F95A38" w14:textId="595EA91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average_weekly_wage_np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183FE8B7" w14:textId="2DF9D254">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Average annual wage divided by 52</w:t>
            </w:r>
          </w:p>
        </w:tc>
      </w:tr>
      <w:tr w:rsidR="7E9C3547" w:rsidTr="7E9C3547" w14:paraId="1F6C78A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898F279" w14:textId="48C34D5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percent_ employment_501(c)(3)</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092C1A4E" w14:textId="141F9034">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Percentage of employees in 501(c)(3) establishments relative to all establishments</w:t>
            </w:r>
          </w:p>
        </w:tc>
      </w:tr>
      <w:tr w:rsidR="7E9C3547" w:rsidTr="7E9C3547" w14:paraId="52E25A5F">
        <w:trPr>
          <w:trHeight w:val="315"/>
        </w:trPr>
        <w:tc>
          <w:tcPr>
            <w:tcW w:w="2625" w:type="dxa"/>
            <w:tcBorders>
              <w:top w:val="single" w:sz="6"/>
              <w:left w:val="single" w:sz="6"/>
              <w:bottom w:val="single" w:sz="6"/>
              <w:right w:val="single" w:sz="6"/>
            </w:tcBorders>
            <w:tcMar>
              <w:left w:w="105" w:type="dxa"/>
              <w:right w:w="105" w:type="dxa"/>
            </w:tcMar>
            <w:vAlign w:val="top"/>
          </w:tcPr>
          <w:p w:rsidR="7E9C3547" w:rsidP="7E9C3547" w:rsidRDefault="7E9C3547" w14:paraId="100232CA" w14:textId="218A49B7">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wage_ratio</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3614B8D4" w14:textId="719C9D6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Ratio of wages in 501(c)(3) establishments relative to all non-501(c)(3) establishments</w:t>
            </w:r>
          </w:p>
        </w:tc>
      </w:tr>
      <w:tr w:rsidR="7E9C3547" w:rsidTr="7E9C3547" w14:paraId="3197A9B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387F9B9" w14:textId="7E349F1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geographic_level</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CA82E45" w14:textId="4CC9E11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Four levels of detail: U.S., state, MSA and county</w:t>
            </w:r>
          </w:p>
        </w:tc>
      </w:tr>
      <w:tr w:rsidR="7E9C3547" w:rsidTr="7E9C3547" w14:paraId="2704DFB1">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C7D3117" w14:textId="18AD3B77">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industry_level</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7192FBC" w14:textId="0BF9323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Four levels of NAICS detail: total private, sector, subsector and industry group</w:t>
            </w:r>
          </w:p>
        </w:tc>
      </w:tr>
    </w:tbl>
    <w:p w:rsidR="7E9C3547" w:rsidP="7E9C3547" w:rsidRDefault="7E9C3547" w14:paraId="014B0247" w14:textId="25E9F5CB">
      <w:pPr>
        <w:bidi w:val="0"/>
        <w:spacing w:before="0" w:beforeAutospacing="off" w:after="0" w:afterAutospacing="off"/>
        <w:rPr>
          <w:rFonts w:ascii="Segoe UI" w:hAnsi="Segoe UI" w:eastAsia="Segoe UI" w:cs="Segoe UI"/>
          <w:b w:val="0"/>
          <w:bCs w:val="0"/>
          <w:i w:val="0"/>
          <w:iCs w:val="0"/>
          <w:caps w:val="0"/>
          <w:smallCaps w:val="0"/>
          <w:noProof w:val="0"/>
          <w:color w:val="4F81BD"/>
          <w:sz w:val="18"/>
          <w:szCs w:val="18"/>
          <w:lang w:val="en-US"/>
        </w:rPr>
      </w:pPr>
    </w:p>
    <w:p w:rsidR="7E9C3547" w:rsidP="7E9C3547" w:rsidRDefault="7E9C3547" w14:paraId="0AA45005" w14:textId="2599AA43">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771D3183" w14:textId="62290CBE">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03B47968" w:rsidP="031C7438" w:rsidRDefault="03B47968" w14:paraId="3ABE676B" w14:textId="23D9C45A">
      <w:pPr>
        <w:pStyle w:val="Normal"/>
      </w:pPr>
    </w:p>
    <w:p w:rsidR="40FD7BFF" w:rsidP="031C7438" w:rsidRDefault="40FD7BFF" w14:paraId="3CD8D2E0" w14:textId="6B03A4EA">
      <w:pPr>
        <w:pStyle w:val="Normal"/>
      </w:pPr>
    </w:p>
    <w:sectPr>
      <w:pgSz w:w="12240" w:h="15840" w:orient="portrait"/>
      <w:pgMar w:top="720" w:right="2160" w:bottom="990" w:left="1440" w:header="720" w:footer="720" w:gutter="0"/>
      <w:cols w:space="720"/>
      <w:docGrid w:linePitch="360"/>
      <w:headerReference w:type="default" r:id="R9bfb2239e4d0497a"/>
      <w:footerReference w:type="default" r:id="R8b8204b56fe64c7d"/>
      <w:headerReference w:type="even" r:id="R6aa7fbd5c4ed4500"/>
      <w:footerReference w:type="even" r:id="Rd5e9224744dc4fee"/>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M" w:author="Michael Miller" w:date="2026-06-25T22:44:32" w:id="378397322">
    <w:p xmlns:w14="http://schemas.microsoft.com/office/word/2010/wordml" xmlns:w="http://schemas.openxmlformats.org/wordprocessingml/2006/main" w:rsidR="28DC0FE9" w:rsidRDefault="10964351" w14:paraId="402486D6" w14:textId="219EF6A6">
      <w:pPr>
        <w:pStyle w:val="CommentText"/>
      </w:pPr>
      <w:r>
        <w:rPr>
          <w:rStyle w:val="CommentReference"/>
        </w:rPr>
        <w:annotationRef/>
      </w:r>
      <w:r w:rsidRPr="641B65F6" w:rsidR="69B56AFC">
        <w:t>We have subsection numbers in Chapter 3 but not the other chapters. We should be consistent, either subsections in all chapters or none.</w:t>
      </w:r>
    </w:p>
  </w:comment>
  <w:comment xmlns:w="http://schemas.openxmlformats.org/wordprocessingml/2006/main" w:initials="AR" w:author="Allison Ryan" w:date="2026-06-29T12:58:56" w:id="1006929212">
    <w:p xmlns:w14="http://schemas.microsoft.com/office/word/2010/wordml" xmlns:w="http://schemas.openxmlformats.org/wordprocessingml/2006/main" w:rsidR="3ADF516C" w:rsidRDefault="649A3EC2" w14:paraId="7F4BF520" w14:textId="1A464188">
      <w:pPr>
        <w:pStyle w:val="CommentText"/>
      </w:pPr>
      <w:r>
        <w:rPr>
          <w:rStyle w:val="CommentReference"/>
        </w:rPr>
        <w:annotationRef/>
      </w:r>
      <w:r w:rsidRPr="69D2C9B5" w:rsidR="2FC9348D">
        <w:t>recommend moving some of the details from the main report into this section, and also copying some of the same high level background</w:t>
      </w:r>
    </w:p>
  </w:comment>
  <w:comment xmlns:w="http://schemas.openxmlformats.org/wordprocessingml/2006/main" w:initials="AR" w:author="Allison Ryan" w:date="2026-06-29T12:59:16" w:id="1177424753">
    <w:p xmlns:w14="http://schemas.microsoft.com/office/word/2010/wordml" xmlns:w="http://schemas.openxmlformats.org/wordprocessingml/2006/main" w:rsidR="6D8500F9" w:rsidRDefault="1FEFB1E0" w14:paraId="0D805524" w14:textId="1DD8B8A2">
      <w:pPr>
        <w:pStyle w:val="CommentText"/>
      </w:pPr>
      <w:r>
        <w:rPr>
          <w:rStyle w:val="CommentReference"/>
        </w:rPr>
        <w:annotationRef/>
      </w:r>
      <w:r w:rsidRPr="061D457D" w:rsidR="35F9B77D">
        <w:t>where did they come from?</w:t>
      </w:r>
    </w:p>
  </w:comment>
  <w:comment xmlns:w="http://schemas.openxmlformats.org/wordprocessingml/2006/main" w:initials="AR" w:author="Allison Ryan" w:date="2026-06-29T12:59:38" w:id="247545714">
    <w:p xmlns:w14="http://schemas.microsoft.com/office/word/2010/wordml" xmlns:w="http://schemas.openxmlformats.org/wordprocessingml/2006/main" w:rsidR="0C0B57E5" w:rsidRDefault="180E11E8" w14:paraId="4874807E" w14:textId="6D8AF3FD">
      <w:pPr>
        <w:pStyle w:val="CommentText"/>
      </w:pPr>
      <w:r>
        <w:rPr>
          <w:rStyle w:val="CommentReference"/>
        </w:rPr>
        <w:annotationRef/>
      </w:r>
      <w:r w:rsidRPr="761DDA85" w:rsidR="79F65166">
        <w:t>not relevant</w:t>
      </w:r>
    </w:p>
  </w:comment>
  <w:comment xmlns:w="http://schemas.openxmlformats.org/wordprocessingml/2006/main" w:initials="AR" w:author="Allison Ryan" w:date="2026-06-29T13:07:11" w:id="1571778319">
    <w:p xmlns:w14="http://schemas.microsoft.com/office/word/2010/wordml" xmlns:w="http://schemas.openxmlformats.org/wordprocessingml/2006/main" w:rsidR="35A64E2B" w:rsidRDefault="164F322D" w14:paraId="366B0862" w14:textId="6DD6D21D">
      <w:pPr>
        <w:pStyle w:val="CommentText"/>
      </w:pPr>
      <w:r>
        <w:rPr>
          <w:rStyle w:val="CommentReference"/>
        </w:rPr>
        <w:annotationRef/>
      </w:r>
      <w:r w:rsidRPr="38977140" w:rsidR="771932F5">
        <w:t>does it really? make sure</w:t>
      </w:r>
    </w:p>
  </w:comment>
</w:comments>
</file>

<file path=word/commentsExtended.xml><?xml version="1.0" encoding="utf-8"?>
<w15:commentsEx xmlns:mc="http://schemas.openxmlformats.org/markup-compatibility/2006" xmlns:w15="http://schemas.microsoft.com/office/word/2012/wordml" mc:Ignorable="w15">
  <w15:commentEx w15:done="1" w15:paraId="402486D6"/>
  <w15:commentEx w15:done="0" w15:paraId="366B0862"/>
  <w15:commentEx w15:done="0" w15:paraId="4874807E"/>
  <w15:commentEx w15:done="0" w15:paraId="0D805524"/>
  <w15:commentEx w15:done="0" w15:paraId="7F4BF52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D776E35" w16cex:dateUtc="2026-06-26T02:44:32.521Z"/>
  <w16cex:commentExtensible w16cex:durableId="36437120" w16cex:dateUtc="2026-06-29T20:07:11.41Z"/>
  <w16cex:commentExtensible w16cex:durableId="0594549C" w16cex:dateUtc="2026-06-29T19:59:38.089Z"/>
  <w16cex:commentExtensible w16cex:durableId="52DBE339" w16cex:dateUtc="2026-06-29T19:59:16.492Z"/>
  <w16cex:commentExtensible w16cex:durableId="2C5006B3" w16cex:dateUtc="2026-06-29T19:58:56.491Z"/>
</w16cex:commentsExtensible>
</file>

<file path=word/commentsIds.xml><?xml version="1.0" encoding="utf-8"?>
<w16cid:commentsIds xmlns:mc="http://schemas.openxmlformats.org/markup-compatibility/2006" xmlns:w16cid="http://schemas.microsoft.com/office/word/2016/wordml/cid" mc:Ignorable="w16cid">
  <w16cid:commentId w16cid:paraId="402486D6" w16cid:durableId="0D776E35"/>
  <w16cid:commentId w16cid:paraId="7F4BF520" w16cid:durableId="2C5006B3"/>
  <w16cid:commentId w16cid:paraId="0D805524" w16cid:durableId="52DBE339"/>
  <w16cid:commentId w16cid:paraId="4874807E" w16cid:durableId="0594549C"/>
  <w16cid:commentId w16cid:paraId="366B0862" w16cid:durableId="364371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42C23511">
      <w:trPr>
        <w:trHeight w:val="300"/>
      </w:trPr>
      <w:tc>
        <w:tcPr>
          <w:tcW w:w="2880" w:type="dxa"/>
          <w:tcMar/>
        </w:tcPr>
        <w:p w:rsidR="031C7438" w:rsidP="031C7438" w:rsidRDefault="031C7438" w14:paraId="6C620208" w14:textId="002EE055">
          <w:pPr>
            <w:pStyle w:val="Header"/>
            <w:bidi w:val="0"/>
            <w:ind w:left="-115"/>
            <w:jc w:val="left"/>
          </w:pPr>
        </w:p>
      </w:tc>
      <w:tc>
        <w:tcPr>
          <w:tcW w:w="2880" w:type="dxa"/>
          <w:tcMar/>
        </w:tcPr>
        <w:p w:rsidR="031C7438" w:rsidP="031C7438" w:rsidRDefault="031C7438" w14:paraId="39C329B2" w14:textId="0D5CFD99">
          <w:pPr>
            <w:pStyle w:val="Header"/>
            <w:bidi w:val="0"/>
            <w:jc w:val="center"/>
          </w:pPr>
        </w:p>
      </w:tc>
      <w:tc>
        <w:tcPr>
          <w:tcW w:w="2880" w:type="dxa"/>
          <w:tcMar/>
        </w:tcPr>
        <w:p w:rsidR="031C7438" w:rsidP="031C7438" w:rsidRDefault="031C7438" w14:paraId="3CFD3EB0" w14:textId="63AE2F62">
          <w:pPr>
            <w:pStyle w:val="Header"/>
            <w:bidi w:val="0"/>
            <w:ind w:right="-115"/>
            <w:jc w:val="right"/>
          </w:pPr>
        </w:p>
      </w:tc>
    </w:tr>
  </w:tbl>
  <w:p w:rsidR="031C7438" w:rsidP="031C7438" w:rsidRDefault="031C7438" w14:paraId="68C949A0" w14:textId="4B6F06B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3FF0C704">
      <w:trPr>
        <w:trHeight w:val="300"/>
      </w:trPr>
      <w:tc>
        <w:tcPr>
          <w:tcW w:w="2880" w:type="dxa"/>
          <w:tcMar/>
        </w:tcPr>
        <w:p w:rsidR="7E9C3547" w:rsidP="7E9C3547" w:rsidRDefault="7E9C3547" w14:paraId="59B19FB1" w14:textId="442EB464">
          <w:pPr>
            <w:pStyle w:val="Header"/>
            <w:bidi w:val="0"/>
            <w:ind w:left="-115"/>
            <w:jc w:val="left"/>
          </w:pPr>
        </w:p>
      </w:tc>
      <w:tc>
        <w:tcPr>
          <w:tcW w:w="2880" w:type="dxa"/>
          <w:tcMar/>
        </w:tcPr>
        <w:p w:rsidR="7E9C3547" w:rsidP="7E9C3547" w:rsidRDefault="7E9C3547" w14:paraId="0EB8783C" w14:textId="547FFF6F">
          <w:pPr>
            <w:pStyle w:val="Header"/>
            <w:bidi w:val="0"/>
            <w:jc w:val="center"/>
          </w:pPr>
        </w:p>
      </w:tc>
      <w:tc>
        <w:tcPr>
          <w:tcW w:w="2880" w:type="dxa"/>
          <w:tcMar/>
        </w:tcPr>
        <w:p w:rsidR="7E9C3547" w:rsidP="7E9C3547" w:rsidRDefault="7E9C3547" w14:paraId="145CF682" w14:textId="65D9FDFC">
          <w:pPr>
            <w:pStyle w:val="Header"/>
            <w:bidi w:val="0"/>
            <w:ind w:right="-115"/>
            <w:jc w:val="right"/>
          </w:pPr>
        </w:p>
      </w:tc>
    </w:tr>
  </w:tbl>
  <w:p w:rsidR="7E9C3547" w:rsidP="7E9C3547" w:rsidRDefault="7E9C3547" w14:paraId="58E49B48" w14:textId="2D3780DC">
    <w:pPr>
      <w:pStyle w:val="Footer"/>
      <w:bidi w:val="0"/>
    </w:pPr>
  </w:p>
</w:ftr>
</file>

<file path=word/footnotes.xml><?xml version="1.0" encoding="utf-8"?>
<w:footnotes xmlns:w14="http://schemas.microsoft.com/office/word/2010/wordml" xmlns:w="http://schemas.openxmlformats.org/wordprocessingml/2006/main">
  <w:footnote w:type="separator" w:id="-1">
    <w:p w:rsidR="7D45F3BF" w:rsidRDefault="7D45F3BF" w14:paraId="6B611773" w14:textId="672DC1A3">
      <w:pPr>
        <w:spacing w:after="0" w:line="240" w:lineRule="auto"/>
      </w:pPr>
      <w:r>
        <w:separator/>
      </w:r>
    </w:p>
  </w:footnote>
  <w:footnote w:type="continuationSeparator" w:id="0">
    <w:p w:rsidR="7D45F3BF" w:rsidRDefault="7D45F3BF" w14:paraId="763C6328" w14:textId="35C99436">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1F6F90C2">
      <w:trPr>
        <w:trHeight w:val="300"/>
      </w:trPr>
      <w:tc>
        <w:tcPr>
          <w:tcW w:w="2880" w:type="dxa"/>
          <w:tcMar/>
        </w:tcPr>
        <w:p w:rsidR="031C7438" w:rsidP="031C7438" w:rsidRDefault="031C7438" w14:paraId="01527B60" w14:textId="0235F354">
          <w:pPr>
            <w:pStyle w:val="Header"/>
            <w:bidi w:val="0"/>
            <w:ind w:left="-115"/>
            <w:jc w:val="left"/>
          </w:pPr>
        </w:p>
      </w:tc>
      <w:tc>
        <w:tcPr>
          <w:tcW w:w="2880" w:type="dxa"/>
          <w:tcMar/>
        </w:tcPr>
        <w:p w:rsidR="031C7438" w:rsidP="031C7438" w:rsidRDefault="031C7438" w14:paraId="3C9567A7" w14:textId="150AF197">
          <w:pPr>
            <w:pStyle w:val="Header"/>
            <w:bidi w:val="0"/>
            <w:jc w:val="center"/>
          </w:pPr>
        </w:p>
      </w:tc>
      <w:tc>
        <w:tcPr>
          <w:tcW w:w="2880" w:type="dxa"/>
          <w:tcMar/>
        </w:tcPr>
        <w:p w:rsidR="031C7438" w:rsidP="031C7438" w:rsidRDefault="031C7438" w14:paraId="4F492950" w14:textId="092D42BE">
          <w:pPr>
            <w:pStyle w:val="Header"/>
            <w:bidi w:val="0"/>
            <w:ind w:right="-115"/>
            <w:jc w:val="right"/>
          </w:pPr>
        </w:p>
      </w:tc>
    </w:tr>
  </w:tbl>
  <w:p w:rsidR="031C7438" w:rsidP="031C7438" w:rsidRDefault="031C7438" w14:paraId="662C9132" w14:textId="16076DD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165A3634">
      <w:trPr>
        <w:trHeight w:val="300"/>
      </w:trPr>
      <w:tc>
        <w:tcPr>
          <w:tcW w:w="2880" w:type="dxa"/>
          <w:tcMar/>
        </w:tcPr>
        <w:p w:rsidR="7E9C3547" w:rsidP="7E9C3547" w:rsidRDefault="7E9C3547" w14:paraId="2D37469F" w14:textId="1E47D8EF">
          <w:pPr>
            <w:pStyle w:val="Header"/>
            <w:bidi w:val="0"/>
            <w:ind w:left="-115"/>
            <w:jc w:val="left"/>
          </w:pPr>
        </w:p>
      </w:tc>
      <w:tc>
        <w:tcPr>
          <w:tcW w:w="2880" w:type="dxa"/>
          <w:tcMar/>
        </w:tcPr>
        <w:p w:rsidR="7E9C3547" w:rsidP="7E9C3547" w:rsidRDefault="7E9C3547" w14:paraId="301C585C" w14:textId="7F43A368">
          <w:pPr>
            <w:pStyle w:val="Header"/>
            <w:bidi w:val="0"/>
            <w:jc w:val="center"/>
          </w:pPr>
        </w:p>
      </w:tc>
      <w:tc>
        <w:tcPr>
          <w:tcW w:w="2880" w:type="dxa"/>
          <w:tcMar/>
        </w:tcPr>
        <w:p w:rsidR="7E9C3547" w:rsidP="7E9C3547" w:rsidRDefault="7E9C3547" w14:paraId="3133F004" w14:textId="713C1CAC">
          <w:pPr>
            <w:pStyle w:val="Header"/>
            <w:bidi w:val="0"/>
            <w:ind w:right="-115"/>
            <w:jc w:val="right"/>
          </w:pPr>
        </w:p>
      </w:tc>
    </w:tr>
  </w:tbl>
  <w:p w:rsidR="7E9C3547" w:rsidP="7E9C3547" w:rsidRDefault="7E9C3547" w14:paraId="34D4B994" w14:textId="4F7D3117">
    <w:pPr>
      <w:pStyle w:val="Header"/>
      <w:bidi w:val="0"/>
    </w:pPr>
  </w:p>
</w:hdr>
</file>

<file path=word/intelligence2.xml><?xml version="1.0" encoding="utf-8"?>
<int2:intelligence xmlns:int2="http://schemas.microsoft.com/office/intelligence/2020/intelligence">
  <int2:observations>
    <int2:bookmark int2:bookmarkName="_Int_dzAxSNom" int2:invalidationBookmarkName="" int2:hashCode="hqQmHYSabpmzw6" int2:id="3KydcxY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4">
    <w:nsid w:val="599cbdc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607f4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241fb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08cab1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e3a3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148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58054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6efe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e4c2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ce5b5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70739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71b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d02cf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96a3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fd3ef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42c02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a3c8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33722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7f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e47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30a6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e6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47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bf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Ryan">
    <w15:presenceInfo w15:providerId="AD" w15:userId="S::allison.d.ryan_gmail.com#ext#@asahub.onmicrosoft.com::4ac04eef-0593-45ad-b855-4972fdd70f18"/>
  </w15:person>
  <w15:person w15:author="Allison Ryan">
    <w15:presenceInfo w15:providerId="AD" w15:userId="S::allison.d.ryan_gmail.com#ext#@asahub.onmicrosoft.com::4ac04eef-0593-45ad-b855-4972fdd70f18"/>
  </w15:person>
  <w15:person w15:author="Michael Miller">
    <w15:presenceInfo w15:providerId="AD" w15:userId="S::mgmiller18_gmail.com#ext#@asahub.onmicrosoft.com::e6122ab5-bbdd-49f8-afd7-dac5a65bcc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84F9"/>
    <w:rsid w:val="00051A51"/>
    <w:rsid w:val="000EA075"/>
    <w:rsid w:val="0011A489"/>
    <w:rsid w:val="0016823E"/>
    <w:rsid w:val="001AD59C"/>
    <w:rsid w:val="001D89EE"/>
    <w:rsid w:val="0025885A"/>
    <w:rsid w:val="00284C69"/>
    <w:rsid w:val="002BC8C7"/>
    <w:rsid w:val="003141CD"/>
    <w:rsid w:val="0039D08A"/>
    <w:rsid w:val="004483FB"/>
    <w:rsid w:val="00562A2D"/>
    <w:rsid w:val="00569906"/>
    <w:rsid w:val="0058C37E"/>
    <w:rsid w:val="0068801A"/>
    <w:rsid w:val="008B8332"/>
    <w:rsid w:val="008C8305"/>
    <w:rsid w:val="008E75E9"/>
    <w:rsid w:val="00967E56"/>
    <w:rsid w:val="009C3B29"/>
    <w:rsid w:val="009CDD86"/>
    <w:rsid w:val="00A84132"/>
    <w:rsid w:val="00A86402"/>
    <w:rsid w:val="00B37DC0"/>
    <w:rsid w:val="00BD0477"/>
    <w:rsid w:val="00BE42DF"/>
    <w:rsid w:val="00D09DC5"/>
    <w:rsid w:val="00D0F8C7"/>
    <w:rsid w:val="00D1F278"/>
    <w:rsid w:val="00D4BA7D"/>
    <w:rsid w:val="00DA70EC"/>
    <w:rsid w:val="00DCC9AE"/>
    <w:rsid w:val="00E5D3F2"/>
    <w:rsid w:val="00E7AC54"/>
    <w:rsid w:val="00F24F78"/>
    <w:rsid w:val="00F2BCE9"/>
    <w:rsid w:val="00F74FB4"/>
    <w:rsid w:val="00FA2AEB"/>
    <w:rsid w:val="00FB7AF6"/>
    <w:rsid w:val="01005AB8"/>
    <w:rsid w:val="0102D50C"/>
    <w:rsid w:val="010BE611"/>
    <w:rsid w:val="010D4B65"/>
    <w:rsid w:val="01106C11"/>
    <w:rsid w:val="0120205E"/>
    <w:rsid w:val="0121C6F2"/>
    <w:rsid w:val="012AE255"/>
    <w:rsid w:val="012B390C"/>
    <w:rsid w:val="014497C4"/>
    <w:rsid w:val="01564420"/>
    <w:rsid w:val="015FF1C4"/>
    <w:rsid w:val="0162C9D8"/>
    <w:rsid w:val="0163AFE3"/>
    <w:rsid w:val="0168A520"/>
    <w:rsid w:val="01757050"/>
    <w:rsid w:val="0180D25E"/>
    <w:rsid w:val="0183F387"/>
    <w:rsid w:val="01841E3A"/>
    <w:rsid w:val="0186860E"/>
    <w:rsid w:val="018B8F3A"/>
    <w:rsid w:val="019563CD"/>
    <w:rsid w:val="01981491"/>
    <w:rsid w:val="019B07E6"/>
    <w:rsid w:val="01C83B6B"/>
    <w:rsid w:val="01DE8EB4"/>
    <w:rsid w:val="01E50464"/>
    <w:rsid w:val="01E73011"/>
    <w:rsid w:val="01ED5375"/>
    <w:rsid w:val="01EDD9D7"/>
    <w:rsid w:val="01F4B55B"/>
    <w:rsid w:val="020031C0"/>
    <w:rsid w:val="0204D6A4"/>
    <w:rsid w:val="02051A4B"/>
    <w:rsid w:val="020C361F"/>
    <w:rsid w:val="0227BE58"/>
    <w:rsid w:val="022FA058"/>
    <w:rsid w:val="02316AED"/>
    <w:rsid w:val="0231C2F8"/>
    <w:rsid w:val="023393D1"/>
    <w:rsid w:val="023CD469"/>
    <w:rsid w:val="0243F007"/>
    <w:rsid w:val="0244AA87"/>
    <w:rsid w:val="025877AB"/>
    <w:rsid w:val="02662A67"/>
    <w:rsid w:val="02785FF2"/>
    <w:rsid w:val="02900DB3"/>
    <w:rsid w:val="02955C97"/>
    <w:rsid w:val="02B9F13A"/>
    <w:rsid w:val="02BACEEE"/>
    <w:rsid w:val="02BD5B11"/>
    <w:rsid w:val="02C69D71"/>
    <w:rsid w:val="02C9B6EC"/>
    <w:rsid w:val="02CA74FC"/>
    <w:rsid w:val="02CAB03E"/>
    <w:rsid w:val="02D14321"/>
    <w:rsid w:val="02F96359"/>
    <w:rsid w:val="0307C474"/>
    <w:rsid w:val="03117782"/>
    <w:rsid w:val="03182CA7"/>
    <w:rsid w:val="031C7438"/>
    <w:rsid w:val="03230E8F"/>
    <w:rsid w:val="0329650D"/>
    <w:rsid w:val="03342DD5"/>
    <w:rsid w:val="033BF333"/>
    <w:rsid w:val="033DCD65"/>
    <w:rsid w:val="034F56DA"/>
    <w:rsid w:val="035A4E6B"/>
    <w:rsid w:val="035B6A56"/>
    <w:rsid w:val="035D44B4"/>
    <w:rsid w:val="036BAE89"/>
    <w:rsid w:val="03717A1A"/>
    <w:rsid w:val="03730543"/>
    <w:rsid w:val="0373BD1F"/>
    <w:rsid w:val="0376AF03"/>
    <w:rsid w:val="037970CC"/>
    <w:rsid w:val="038309DC"/>
    <w:rsid w:val="03876692"/>
    <w:rsid w:val="038D85EC"/>
    <w:rsid w:val="03A1D949"/>
    <w:rsid w:val="03A91E4C"/>
    <w:rsid w:val="03B47968"/>
    <w:rsid w:val="03B5B6D6"/>
    <w:rsid w:val="03BEB2BA"/>
    <w:rsid w:val="03C200D2"/>
    <w:rsid w:val="03C52E76"/>
    <w:rsid w:val="03C6A4FA"/>
    <w:rsid w:val="03C6C44D"/>
    <w:rsid w:val="03CC7D7E"/>
    <w:rsid w:val="03DAD6AB"/>
    <w:rsid w:val="03F17631"/>
    <w:rsid w:val="03F5BA5F"/>
    <w:rsid w:val="03F65E6D"/>
    <w:rsid w:val="03FAED96"/>
    <w:rsid w:val="040142FA"/>
    <w:rsid w:val="0405BEDB"/>
    <w:rsid w:val="040B0470"/>
    <w:rsid w:val="04122AB0"/>
    <w:rsid w:val="041C8858"/>
    <w:rsid w:val="042042D1"/>
    <w:rsid w:val="04215611"/>
    <w:rsid w:val="04313EB0"/>
    <w:rsid w:val="043A4910"/>
    <w:rsid w:val="043D5B5F"/>
    <w:rsid w:val="0445B87B"/>
    <w:rsid w:val="044CBD1D"/>
    <w:rsid w:val="045A1339"/>
    <w:rsid w:val="045A79BA"/>
    <w:rsid w:val="046AFC5E"/>
    <w:rsid w:val="04782CBC"/>
    <w:rsid w:val="0482453F"/>
    <w:rsid w:val="0483E6FB"/>
    <w:rsid w:val="0494BE37"/>
    <w:rsid w:val="049885DF"/>
    <w:rsid w:val="049DF23E"/>
    <w:rsid w:val="04A68E69"/>
    <w:rsid w:val="04BCC1A4"/>
    <w:rsid w:val="04BD27EA"/>
    <w:rsid w:val="04C6423D"/>
    <w:rsid w:val="04CC824C"/>
    <w:rsid w:val="04CF13EF"/>
    <w:rsid w:val="04DE3929"/>
    <w:rsid w:val="04E1C37E"/>
    <w:rsid w:val="04EC7524"/>
    <w:rsid w:val="04F2BCB8"/>
    <w:rsid w:val="05057708"/>
    <w:rsid w:val="0507B781"/>
    <w:rsid w:val="050EFE49"/>
    <w:rsid w:val="052DD1DC"/>
    <w:rsid w:val="053C63A3"/>
    <w:rsid w:val="053D1DEC"/>
    <w:rsid w:val="054B599B"/>
    <w:rsid w:val="0551D8B6"/>
    <w:rsid w:val="0554204B"/>
    <w:rsid w:val="055976E5"/>
    <w:rsid w:val="055BE2C4"/>
    <w:rsid w:val="05795F65"/>
    <w:rsid w:val="0579C468"/>
    <w:rsid w:val="05816E75"/>
    <w:rsid w:val="058BB583"/>
    <w:rsid w:val="058F8827"/>
    <w:rsid w:val="059AAE44"/>
    <w:rsid w:val="05AB0D9C"/>
    <w:rsid w:val="05B5DABF"/>
    <w:rsid w:val="05BAFEAE"/>
    <w:rsid w:val="05BB7376"/>
    <w:rsid w:val="05BE7E3C"/>
    <w:rsid w:val="05BED848"/>
    <w:rsid w:val="05BFE705"/>
    <w:rsid w:val="05C163F3"/>
    <w:rsid w:val="05C19B36"/>
    <w:rsid w:val="05C560EA"/>
    <w:rsid w:val="05CC8D39"/>
    <w:rsid w:val="05D408D0"/>
    <w:rsid w:val="05D89D6E"/>
    <w:rsid w:val="05E42547"/>
    <w:rsid w:val="0622B2F3"/>
    <w:rsid w:val="06234F96"/>
    <w:rsid w:val="06267B8A"/>
    <w:rsid w:val="062CE6D3"/>
    <w:rsid w:val="0636A833"/>
    <w:rsid w:val="0642609D"/>
    <w:rsid w:val="0645F707"/>
    <w:rsid w:val="064B4C32"/>
    <w:rsid w:val="064FA9DD"/>
    <w:rsid w:val="064FA9DD"/>
    <w:rsid w:val="06591C24"/>
    <w:rsid w:val="065D4222"/>
    <w:rsid w:val="066F4BAF"/>
    <w:rsid w:val="0671D7B8"/>
    <w:rsid w:val="0675C54A"/>
    <w:rsid w:val="067B5B5D"/>
    <w:rsid w:val="067BA6A3"/>
    <w:rsid w:val="06801A2A"/>
    <w:rsid w:val="068A00DE"/>
    <w:rsid w:val="068AE961"/>
    <w:rsid w:val="068BAA5D"/>
    <w:rsid w:val="069032FE"/>
    <w:rsid w:val="06909AA9"/>
    <w:rsid w:val="0696A0CB"/>
    <w:rsid w:val="069CA17A"/>
    <w:rsid w:val="06A096FD"/>
    <w:rsid w:val="06A267F3"/>
    <w:rsid w:val="06A81DD1"/>
    <w:rsid w:val="06B2E7A1"/>
    <w:rsid w:val="06C3C7CA"/>
    <w:rsid w:val="06C4E3CD"/>
    <w:rsid w:val="06CC6568"/>
    <w:rsid w:val="06CE4499"/>
    <w:rsid w:val="06D01BE6"/>
    <w:rsid w:val="06DE17B4"/>
    <w:rsid w:val="06E1A169"/>
    <w:rsid w:val="06E2D816"/>
    <w:rsid w:val="06E90B3D"/>
    <w:rsid w:val="06EBF613"/>
    <w:rsid w:val="06F3885A"/>
    <w:rsid w:val="070488FF"/>
    <w:rsid w:val="070AED66"/>
    <w:rsid w:val="0719C5E7"/>
    <w:rsid w:val="07207477"/>
    <w:rsid w:val="073D14B1"/>
    <w:rsid w:val="07431E21"/>
    <w:rsid w:val="0744AEA9"/>
    <w:rsid w:val="07463F85"/>
    <w:rsid w:val="074EC85E"/>
    <w:rsid w:val="074F4117"/>
    <w:rsid w:val="07562AB8"/>
    <w:rsid w:val="076B44A0"/>
    <w:rsid w:val="0776150B"/>
    <w:rsid w:val="0776F8C6"/>
    <w:rsid w:val="07776802"/>
    <w:rsid w:val="077A91CB"/>
    <w:rsid w:val="077D8690"/>
    <w:rsid w:val="07889E64"/>
    <w:rsid w:val="078DACD4"/>
    <w:rsid w:val="079CF914"/>
    <w:rsid w:val="07A92AE4"/>
    <w:rsid w:val="07B1ECBD"/>
    <w:rsid w:val="07C061E1"/>
    <w:rsid w:val="07D64D12"/>
    <w:rsid w:val="07DCD6CA"/>
    <w:rsid w:val="07FA6E9D"/>
    <w:rsid w:val="08015623"/>
    <w:rsid w:val="08146668"/>
    <w:rsid w:val="08237B48"/>
    <w:rsid w:val="082569D6"/>
    <w:rsid w:val="0829707D"/>
    <w:rsid w:val="082B1C64"/>
    <w:rsid w:val="082B88FC"/>
    <w:rsid w:val="082D6778"/>
    <w:rsid w:val="084DC17A"/>
    <w:rsid w:val="085EDC15"/>
    <w:rsid w:val="0861A837"/>
    <w:rsid w:val="086292B7"/>
    <w:rsid w:val="087A84C5"/>
    <w:rsid w:val="0882F817"/>
    <w:rsid w:val="088AE329"/>
    <w:rsid w:val="089E5CB4"/>
    <w:rsid w:val="089F59A3"/>
    <w:rsid w:val="08A15FE2"/>
    <w:rsid w:val="08A1C9FA"/>
    <w:rsid w:val="08A53485"/>
    <w:rsid w:val="08AD64BE"/>
    <w:rsid w:val="08B45081"/>
    <w:rsid w:val="08B4F593"/>
    <w:rsid w:val="08BA2137"/>
    <w:rsid w:val="08BE58E2"/>
    <w:rsid w:val="08BF49D4"/>
    <w:rsid w:val="08C1452A"/>
    <w:rsid w:val="08C918F0"/>
    <w:rsid w:val="08CE9A9D"/>
    <w:rsid w:val="08D2BDED"/>
    <w:rsid w:val="08DA76E4"/>
    <w:rsid w:val="08DEB975"/>
    <w:rsid w:val="08F2BAAD"/>
    <w:rsid w:val="090EFFA6"/>
    <w:rsid w:val="091DA3F9"/>
    <w:rsid w:val="09335976"/>
    <w:rsid w:val="09367792"/>
    <w:rsid w:val="093826E5"/>
    <w:rsid w:val="093DB2E8"/>
    <w:rsid w:val="09475BE7"/>
    <w:rsid w:val="095A50A6"/>
    <w:rsid w:val="095C888A"/>
    <w:rsid w:val="095F48E2"/>
    <w:rsid w:val="09681FE3"/>
    <w:rsid w:val="096A0CA7"/>
    <w:rsid w:val="097C1F83"/>
    <w:rsid w:val="0983B1B0"/>
    <w:rsid w:val="0987766D"/>
    <w:rsid w:val="09893393"/>
    <w:rsid w:val="09933B51"/>
    <w:rsid w:val="0997C9F2"/>
    <w:rsid w:val="099E5DBE"/>
    <w:rsid w:val="09B3765E"/>
    <w:rsid w:val="09B4711D"/>
    <w:rsid w:val="09B9FE62"/>
    <w:rsid w:val="09BAAF65"/>
    <w:rsid w:val="09C13AFC"/>
    <w:rsid w:val="09C56D62"/>
    <w:rsid w:val="09C62F0A"/>
    <w:rsid w:val="09CE9E9F"/>
    <w:rsid w:val="09D15E3D"/>
    <w:rsid w:val="09D59380"/>
    <w:rsid w:val="09D738AC"/>
    <w:rsid w:val="09E2549B"/>
    <w:rsid w:val="09E2D376"/>
    <w:rsid w:val="09E5ABC6"/>
    <w:rsid w:val="09EFD940"/>
    <w:rsid w:val="09F282F2"/>
    <w:rsid w:val="09F5CE7E"/>
    <w:rsid w:val="09FA0FCE"/>
    <w:rsid w:val="09FBCF7D"/>
    <w:rsid w:val="0A084A3A"/>
    <w:rsid w:val="0A15C961"/>
    <w:rsid w:val="0A213A28"/>
    <w:rsid w:val="0A229EC4"/>
    <w:rsid w:val="0A2350B0"/>
    <w:rsid w:val="0A358600"/>
    <w:rsid w:val="0A3CCC0A"/>
    <w:rsid w:val="0A4D8CD5"/>
    <w:rsid w:val="0A4E5AB4"/>
    <w:rsid w:val="0A4E9FF4"/>
    <w:rsid w:val="0A4EFA78"/>
    <w:rsid w:val="0A7173B1"/>
    <w:rsid w:val="0A77EFE0"/>
    <w:rsid w:val="0A79BE08"/>
    <w:rsid w:val="0A8DC21D"/>
    <w:rsid w:val="0A9B3ADA"/>
    <w:rsid w:val="0AA745B8"/>
    <w:rsid w:val="0AB9C670"/>
    <w:rsid w:val="0AC54DBB"/>
    <w:rsid w:val="0AC6537B"/>
    <w:rsid w:val="0AC84340"/>
    <w:rsid w:val="0ACE0AD0"/>
    <w:rsid w:val="0AD17EB0"/>
    <w:rsid w:val="0AE1096C"/>
    <w:rsid w:val="0AE94C60"/>
    <w:rsid w:val="0AEB2F24"/>
    <w:rsid w:val="0AEB4919"/>
    <w:rsid w:val="0AF26658"/>
    <w:rsid w:val="0AF9827C"/>
    <w:rsid w:val="0AFF20E5"/>
    <w:rsid w:val="0B0081F3"/>
    <w:rsid w:val="0B04C084"/>
    <w:rsid w:val="0B04FA02"/>
    <w:rsid w:val="0B0F414C"/>
    <w:rsid w:val="0B1AE64C"/>
    <w:rsid w:val="0B2ED754"/>
    <w:rsid w:val="0B36FEB7"/>
    <w:rsid w:val="0B466C4F"/>
    <w:rsid w:val="0B470861"/>
    <w:rsid w:val="0B4A0168"/>
    <w:rsid w:val="0B501499"/>
    <w:rsid w:val="0B51B6FE"/>
    <w:rsid w:val="0B55E664"/>
    <w:rsid w:val="0B5F37D9"/>
    <w:rsid w:val="0B6B89D8"/>
    <w:rsid w:val="0B6E94E9"/>
    <w:rsid w:val="0B738250"/>
    <w:rsid w:val="0B76BAD5"/>
    <w:rsid w:val="0B8EACFA"/>
    <w:rsid w:val="0B8FF73B"/>
    <w:rsid w:val="0B933CDD"/>
    <w:rsid w:val="0BA58A7E"/>
    <w:rsid w:val="0BABA777"/>
    <w:rsid w:val="0BB0E169"/>
    <w:rsid w:val="0BB38FE8"/>
    <w:rsid w:val="0BB39C62"/>
    <w:rsid w:val="0BBF0A1D"/>
    <w:rsid w:val="0BC1C24E"/>
    <w:rsid w:val="0BC903D9"/>
    <w:rsid w:val="0BCBB838"/>
    <w:rsid w:val="0BCFE8C6"/>
    <w:rsid w:val="0BD7E143"/>
    <w:rsid w:val="0BE3F063"/>
    <w:rsid w:val="0BEE1335"/>
    <w:rsid w:val="0BF434EF"/>
    <w:rsid w:val="0BF4AFD4"/>
    <w:rsid w:val="0C050D88"/>
    <w:rsid w:val="0C0B349B"/>
    <w:rsid w:val="0C0CC72B"/>
    <w:rsid w:val="0C0ECFC3"/>
    <w:rsid w:val="0C1C3719"/>
    <w:rsid w:val="0C1CFAAB"/>
    <w:rsid w:val="0C1FFAB2"/>
    <w:rsid w:val="0C248C23"/>
    <w:rsid w:val="0C2E9C40"/>
    <w:rsid w:val="0C2F4E9C"/>
    <w:rsid w:val="0C3675FB"/>
    <w:rsid w:val="0C3FD1DD"/>
    <w:rsid w:val="0C4386A0"/>
    <w:rsid w:val="0C44EDA2"/>
    <w:rsid w:val="0C530232"/>
    <w:rsid w:val="0C6318E5"/>
    <w:rsid w:val="0C695782"/>
    <w:rsid w:val="0C7C1B2C"/>
    <w:rsid w:val="0C7D0B62"/>
    <w:rsid w:val="0C8022F1"/>
    <w:rsid w:val="0C847C08"/>
    <w:rsid w:val="0C8607DB"/>
    <w:rsid w:val="0C8D64F2"/>
    <w:rsid w:val="0C8DC4E9"/>
    <w:rsid w:val="0C8E1A43"/>
    <w:rsid w:val="0C9C09B3"/>
    <w:rsid w:val="0C9D00C4"/>
    <w:rsid w:val="0C9D022F"/>
    <w:rsid w:val="0C9E3BDC"/>
    <w:rsid w:val="0CA16481"/>
    <w:rsid w:val="0CA72A22"/>
    <w:rsid w:val="0CAA530D"/>
    <w:rsid w:val="0CB9F75E"/>
    <w:rsid w:val="0CBF4285"/>
    <w:rsid w:val="0CBFE089"/>
    <w:rsid w:val="0CD186F1"/>
    <w:rsid w:val="0CD5212B"/>
    <w:rsid w:val="0CE29EC0"/>
    <w:rsid w:val="0CE74DD4"/>
    <w:rsid w:val="0CEED62D"/>
    <w:rsid w:val="0CF7F24A"/>
    <w:rsid w:val="0CFED7B5"/>
    <w:rsid w:val="0D008087"/>
    <w:rsid w:val="0D03A677"/>
    <w:rsid w:val="0D049D36"/>
    <w:rsid w:val="0D065B86"/>
    <w:rsid w:val="0D0AAF05"/>
    <w:rsid w:val="0D0E052A"/>
    <w:rsid w:val="0D175E34"/>
    <w:rsid w:val="0D183392"/>
    <w:rsid w:val="0D1B765A"/>
    <w:rsid w:val="0D345657"/>
    <w:rsid w:val="0D3D387F"/>
    <w:rsid w:val="0D3E991E"/>
    <w:rsid w:val="0D5749E9"/>
    <w:rsid w:val="0D5DAAEF"/>
    <w:rsid w:val="0D6F9798"/>
    <w:rsid w:val="0D80C9D9"/>
    <w:rsid w:val="0D879227"/>
    <w:rsid w:val="0D88045F"/>
    <w:rsid w:val="0D897A13"/>
    <w:rsid w:val="0D8A9C6E"/>
    <w:rsid w:val="0D9EAFB9"/>
    <w:rsid w:val="0DB4142E"/>
    <w:rsid w:val="0DBE9FB3"/>
    <w:rsid w:val="0DC51132"/>
    <w:rsid w:val="0DC9FE2F"/>
    <w:rsid w:val="0DCDC29E"/>
    <w:rsid w:val="0DCEF8D1"/>
    <w:rsid w:val="0DD25A09"/>
    <w:rsid w:val="0DD741D7"/>
    <w:rsid w:val="0DE1EA30"/>
    <w:rsid w:val="0DE55435"/>
    <w:rsid w:val="0DFFBD1D"/>
    <w:rsid w:val="0E0E89C5"/>
    <w:rsid w:val="0E1B4EDE"/>
    <w:rsid w:val="0E1E0CBF"/>
    <w:rsid w:val="0E204C51"/>
    <w:rsid w:val="0E2373CA"/>
    <w:rsid w:val="0E2B91F3"/>
    <w:rsid w:val="0E37F558"/>
    <w:rsid w:val="0E3D5254"/>
    <w:rsid w:val="0E3F3D58"/>
    <w:rsid w:val="0E4247E8"/>
    <w:rsid w:val="0E42D3A3"/>
    <w:rsid w:val="0E49809E"/>
    <w:rsid w:val="0E65A184"/>
    <w:rsid w:val="0E678AFB"/>
    <w:rsid w:val="0E7997BB"/>
    <w:rsid w:val="0E7C9A6F"/>
    <w:rsid w:val="0E8A9F24"/>
    <w:rsid w:val="0E8BB505"/>
    <w:rsid w:val="0E8EB608"/>
    <w:rsid w:val="0E90327E"/>
    <w:rsid w:val="0E91CF6A"/>
    <w:rsid w:val="0E9C56F8"/>
    <w:rsid w:val="0E9DDB33"/>
    <w:rsid w:val="0EA160CA"/>
    <w:rsid w:val="0EAA8A68"/>
    <w:rsid w:val="0EAC5B14"/>
    <w:rsid w:val="0EB5F39E"/>
    <w:rsid w:val="0EB6ED3B"/>
    <w:rsid w:val="0EDF58D6"/>
    <w:rsid w:val="0EE1CA90"/>
    <w:rsid w:val="0EE2A38A"/>
    <w:rsid w:val="0EE607DD"/>
    <w:rsid w:val="0EE6B7DA"/>
    <w:rsid w:val="0F0499F8"/>
    <w:rsid w:val="0F11083D"/>
    <w:rsid w:val="0F17534D"/>
    <w:rsid w:val="0F1C9758"/>
    <w:rsid w:val="0F1CB166"/>
    <w:rsid w:val="0F29F2E4"/>
    <w:rsid w:val="0F402F86"/>
    <w:rsid w:val="0F565007"/>
    <w:rsid w:val="0F60E192"/>
    <w:rsid w:val="0F648323"/>
    <w:rsid w:val="0F75B9F4"/>
    <w:rsid w:val="0F76C1EF"/>
    <w:rsid w:val="0F76CB13"/>
    <w:rsid w:val="0F7F9129"/>
    <w:rsid w:val="0F827322"/>
    <w:rsid w:val="0F855085"/>
    <w:rsid w:val="0FA4AA12"/>
    <w:rsid w:val="0FAABA4B"/>
    <w:rsid w:val="0FAF2CB9"/>
    <w:rsid w:val="0FB09A1C"/>
    <w:rsid w:val="0FB52034"/>
    <w:rsid w:val="0FBA588D"/>
    <w:rsid w:val="0FC56353"/>
    <w:rsid w:val="0FD4E384"/>
    <w:rsid w:val="0FE4D798"/>
    <w:rsid w:val="0FFF3647"/>
    <w:rsid w:val="0FFF7710"/>
    <w:rsid w:val="10011C41"/>
    <w:rsid w:val="10061393"/>
    <w:rsid w:val="10062BCF"/>
    <w:rsid w:val="101582AC"/>
    <w:rsid w:val="102B4BC3"/>
    <w:rsid w:val="102B5FB3"/>
    <w:rsid w:val="10319A63"/>
    <w:rsid w:val="103BF135"/>
    <w:rsid w:val="103D6390"/>
    <w:rsid w:val="1042600F"/>
    <w:rsid w:val="104416BE"/>
    <w:rsid w:val="10455ABF"/>
    <w:rsid w:val="1049457B"/>
    <w:rsid w:val="105654BE"/>
    <w:rsid w:val="105DB9AD"/>
    <w:rsid w:val="106073F9"/>
    <w:rsid w:val="107450CB"/>
    <w:rsid w:val="1075AD78"/>
    <w:rsid w:val="1079144E"/>
    <w:rsid w:val="108BC94F"/>
    <w:rsid w:val="10967E69"/>
    <w:rsid w:val="10A9961A"/>
    <w:rsid w:val="10AADF4A"/>
    <w:rsid w:val="10B2BCA3"/>
    <w:rsid w:val="10B70260"/>
    <w:rsid w:val="10BF9F95"/>
    <w:rsid w:val="10CCD824"/>
    <w:rsid w:val="10D71D7D"/>
    <w:rsid w:val="10DA9BB2"/>
    <w:rsid w:val="10E9DDF6"/>
    <w:rsid w:val="10EBDC5C"/>
    <w:rsid w:val="10F28BC1"/>
    <w:rsid w:val="11081AC0"/>
    <w:rsid w:val="111A0BF5"/>
    <w:rsid w:val="111A32CA"/>
    <w:rsid w:val="111BE1E8"/>
    <w:rsid w:val="112771E8"/>
    <w:rsid w:val="112DCF7C"/>
    <w:rsid w:val="113BCEBF"/>
    <w:rsid w:val="114025D0"/>
    <w:rsid w:val="11404E64"/>
    <w:rsid w:val="1145EAEB"/>
    <w:rsid w:val="115E311D"/>
    <w:rsid w:val="115F2B87"/>
    <w:rsid w:val="1165AFBC"/>
    <w:rsid w:val="1165CBC5"/>
    <w:rsid w:val="11665452"/>
    <w:rsid w:val="11680D09"/>
    <w:rsid w:val="116C923E"/>
    <w:rsid w:val="117172AF"/>
    <w:rsid w:val="117FCA59"/>
    <w:rsid w:val="118082E4"/>
    <w:rsid w:val="1180AF8E"/>
    <w:rsid w:val="11935D49"/>
    <w:rsid w:val="119B96DB"/>
    <w:rsid w:val="119B9EFE"/>
    <w:rsid w:val="11A5053E"/>
    <w:rsid w:val="11B96318"/>
    <w:rsid w:val="11C0734E"/>
    <w:rsid w:val="11E56D1D"/>
    <w:rsid w:val="11E70367"/>
    <w:rsid w:val="11EEC921"/>
    <w:rsid w:val="11F31BDF"/>
    <w:rsid w:val="11F8FAF4"/>
    <w:rsid w:val="11FF9839"/>
    <w:rsid w:val="120BBF9A"/>
    <w:rsid w:val="120BEC50"/>
    <w:rsid w:val="1221C241"/>
    <w:rsid w:val="1223158A"/>
    <w:rsid w:val="1228DF32"/>
    <w:rsid w:val="123841B3"/>
    <w:rsid w:val="124012D5"/>
    <w:rsid w:val="1242B7F2"/>
    <w:rsid w:val="1247D995"/>
    <w:rsid w:val="124835E5"/>
    <w:rsid w:val="124E6C76"/>
    <w:rsid w:val="124F5399"/>
    <w:rsid w:val="1254D3D0"/>
    <w:rsid w:val="125728C0"/>
    <w:rsid w:val="125B45F5"/>
    <w:rsid w:val="125C3D3C"/>
    <w:rsid w:val="1262432E"/>
    <w:rsid w:val="1269CA6B"/>
    <w:rsid w:val="126E6E16"/>
    <w:rsid w:val="12740240"/>
    <w:rsid w:val="127518B4"/>
    <w:rsid w:val="128938E2"/>
    <w:rsid w:val="128BB0BE"/>
    <w:rsid w:val="128C5C76"/>
    <w:rsid w:val="1297F787"/>
    <w:rsid w:val="12993A5B"/>
    <w:rsid w:val="129F8D1F"/>
    <w:rsid w:val="12AF1AAA"/>
    <w:rsid w:val="12BAE5AD"/>
    <w:rsid w:val="12C0A700"/>
    <w:rsid w:val="12C483D2"/>
    <w:rsid w:val="12D9677D"/>
    <w:rsid w:val="12EB31BC"/>
    <w:rsid w:val="12F990D3"/>
    <w:rsid w:val="1300D79F"/>
    <w:rsid w:val="1304D012"/>
    <w:rsid w:val="130516CE"/>
    <w:rsid w:val="130A495F"/>
    <w:rsid w:val="130AA2EF"/>
    <w:rsid w:val="130BB70D"/>
    <w:rsid w:val="130BF539"/>
    <w:rsid w:val="13118C73"/>
    <w:rsid w:val="131499D4"/>
    <w:rsid w:val="132B3C04"/>
    <w:rsid w:val="13337745"/>
    <w:rsid w:val="1336BBE1"/>
    <w:rsid w:val="133E8A40"/>
    <w:rsid w:val="134066D0"/>
    <w:rsid w:val="134720A1"/>
    <w:rsid w:val="134864F2"/>
    <w:rsid w:val="134A36E6"/>
    <w:rsid w:val="134CC62F"/>
    <w:rsid w:val="135D9F11"/>
    <w:rsid w:val="136EA4C2"/>
    <w:rsid w:val="1373DFA5"/>
    <w:rsid w:val="137802DC"/>
    <w:rsid w:val="137981F7"/>
    <w:rsid w:val="13824160"/>
    <w:rsid w:val="139063BC"/>
    <w:rsid w:val="1393F3A3"/>
    <w:rsid w:val="13997343"/>
    <w:rsid w:val="13A6B01D"/>
    <w:rsid w:val="13B29F5D"/>
    <w:rsid w:val="13BC5002"/>
    <w:rsid w:val="13C0CC3E"/>
    <w:rsid w:val="13C3F651"/>
    <w:rsid w:val="13E0D344"/>
    <w:rsid w:val="13E18CD0"/>
    <w:rsid w:val="13EA3AC6"/>
    <w:rsid w:val="13F191D5"/>
    <w:rsid w:val="13F8CF16"/>
    <w:rsid w:val="13FD8E6E"/>
    <w:rsid w:val="13FE4B45"/>
    <w:rsid w:val="140426E5"/>
    <w:rsid w:val="140A4993"/>
    <w:rsid w:val="140C026D"/>
    <w:rsid w:val="14104AFB"/>
    <w:rsid w:val="141F54BC"/>
    <w:rsid w:val="1431BAE0"/>
    <w:rsid w:val="1435E1B4"/>
    <w:rsid w:val="144A15AA"/>
    <w:rsid w:val="144C61C0"/>
    <w:rsid w:val="14690BF4"/>
    <w:rsid w:val="146FAACC"/>
    <w:rsid w:val="14794A92"/>
    <w:rsid w:val="1485603A"/>
    <w:rsid w:val="1487CC46"/>
    <w:rsid w:val="1498D174"/>
    <w:rsid w:val="14A43164"/>
    <w:rsid w:val="14A9A360"/>
    <w:rsid w:val="14AF61C0"/>
    <w:rsid w:val="14B5783F"/>
    <w:rsid w:val="14B6078C"/>
    <w:rsid w:val="14C10005"/>
    <w:rsid w:val="14CE3439"/>
    <w:rsid w:val="14DC05A2"/>
    <w:rsid w:val="14F047B1"/>
    <w:rsid w:val="150647B7"/>
    <w:rsid w:val="151E159D"/>
    <w:rsid w:val="1522D712"/>
    <w:rsid w:val="153F4B2A"/>
    <w:rsid w:val="154362E2"/>
    <w:rsid w:val="155119CB"/>
    <w:rsid w:val="15520F24"/>
    <w:rsid w:val="155A3117"/>
    <w:rsid w:val="155BAD17"/>
    <w:rsid w:val="155C35D5"/>
    <w:rsid w:val="156586BF"/>
    <w:rsid w:val="1574B780"/>
    <w:rsid w:val="1575A354"/>
    <w:rsid w:val="1578D4EB"/>
    <w:rsid w:val="15833014"/>
    <w:rsid w:val="158BE8E4"/>
    <w:rsid w:val="15963826"/>
    <w:rsid w:val="15994038"/>
    <w:rsid w:val="159CC8E2"/>
    <w:rsid w:val="15AE9E85"/>
    <w:rsid w:val="15B274DB"/>
    <w:rsid w:val="15BB54E4"/>
    <w:rsid w:val="15C1E83A"/>
    <w:rsid w:val="15C23BE1"/>
    <w:rsid w:val="15C27521"/>
    <w:rsid w:val="15C35373"/>
    <w:rsid w:val="15D3123C"/>
    <w:rsid w:val="15DD9370"/>
    <w:rsid w:val="15DF621C"/>
    <w:rsid w:val="15E4AA1C"/>
    <w:rsid w:val="15F2F869"/>
    <w:rsid w:val="15F99CA6"/>
    <w:rsid w:val="160017DE"/>
    <w:rsid w:val="16112BCD"/>
    <w:rsid w:val="1612B9B9"/>
    <w:rsid w:val="1622C7F6"/>
    <w:rsid w:val="1624D68F"/>
    <w:rsid w:val="1624FE6C"/>
    <w:rsid w:val="1631365F"/>
    <w:rsid w:val="1634B603"/>
    <w:rsid w:val="16380868"/>
    <w:rsid w:val="163E4DE5"/>
    <w:rsid w:val="1642C7D3"/>
    <w:rsid w:val="16488219"/>
    <w:rsid w:val="16496302"/>
    <w:rsid w:val="164D6892"/>
    <w:rsid w:val="16521598"/>
    <w:rsid w:val="1652E7BB"/>
    <w:rsid w:val="1653E28A"/>
    <w:rsid w:val="1664FE75"/>
    <w:rsid w:val="1667EBAE"/>
    <w:rsid w:val="16682586"/>
    <w:rsid w:val="168584BE"/>
    <w:rsid w:val="16899768"/>
    <w:rsid w:val="168C2CEE"/>
    <w:rsid w:val="168CC9D2"/>
    <w:rsid w:val="1690CFF5"/>
    <w:rsid w:val="169B4A3F"/>
    <w:rsid w:val="169D9DF7"/>
    <w:rsid w:val="169EC3C4"/>
    <w:rsid w:val="16A5F380"/>
    <w:rsid w:val="16AFCF64"/>
    <w:rsid w:val="16B48CD6"/>
    <w:rsid w:val="16BA2AE2"/>
    <w:rsid w:val="16BAD14D"/>
    <w:rsid w:val="16C11205"/>
    <w:rsid w:val="16C5DEDD"/>
    <w:rsid w:val="16C848E6"/>
    <w:rsid w:val="16E41F50"/>
    <w:rsid w:val="16F62E45"/>
    <w:rsid w:val="16F6F7C4"/>
    <w:rsid w:val="16F7EFB7"/>
    <w:rsid w:val="170AE841"/>
    <w:rsid w:val="170CF755"/>
    <w:rsid w:val="170E511F"/>
    <w:rsid w:val="1712A51A"/>
    <w:rsid w:val="17131DD4"/>
    <w:rsid w:val="171A636D"/>
    <w:rsid w:val="17217DF4"/>
    <w:rsid w:val="172623A6"/>
    <w:rsid w:val="17323536"/>
    <w:rsid w:val="173AFCB6"/>
    <w:rsid w:val="174527BA"/>
    <w:rsid w:val="17452C0E"/>
    <w:rsid w:val="17483F8B"/>
    <w:rsid w:val="174D5CE9"/>
    <w:rsid w:val="174FE970"/>
    <w:rsid w:val="1750F1F8"/>
    <w:rsid w:val="17568639"/>
    <w:rsid w:val="17766359"/>
    <w:rsid w:val="177D1A5D"/>
    <w:rsid w:val="1782D452"/>
    <w:rsid w:val="1785868D"/>
    <w:rsid w:val="178BFD8A"/>
    <w:rsid w:val="178D6CE9"/>
    <w:rsid w:val="17A45F8D"/>
    <w:rsid w:val="17B0711A"/>
    <w:rsid w:val="17B239D1"/>
    <w:rsid w:val="17B63439"/>
    <w:rsid w:val="17C019F5"/>
    <w:rsid w:val="17CF1335"/>
    <w:rsid w:val="17D05704"/>
    <w:rsid w:val="17DD8EE2"/>
    <w:rsid w:val="17E2A4ED"/>
    <w:rsid w:val="17E2D6AD"/>
    <w:rsid w:val="17E2D89E"/>
    <w:rsid w:val="17E2E054"/>
    <w:rsid w:val="17E71936"/>
    <w:rsid w:val="17EA724C"/>
    <w:rsid w:val="17F10A0C"/>
    <w:rsid w:val="180B7C35"/>
    <w:rsid w:val="18104FB1"/>
    <w:rsid w:val="18117C75"/>
    <w:rsid w:val="18149319"/>
    <w:rsid w:val="18161237"/>
    <w:rsid w:val="1817E12C"/>
    <w:rsid w:val="1822B2ED"/>
    <w:rsid w:val="18257DBF"/>
    <w:rsid w:val="1825CAE5"/>
    <w:rsid w:val="182AFF95"/>
    <w:rsid w:val="182BD638"/>
    <w:rsid w:val="18604C6B"/>
    <w:rsid w:val="18624BB7"/>
    <w:rsid w:val="186445FF"/>
    <w:rsid w:val="186B6D95"/>
    <w:rsid w:val="186DE4B4"/>
    <w:rsid w:val="18779855"/>
    <w:rsid w:val="187DD8D6"/>
    <w:rsid w:val="187DE869"/>
    <w:rsid w:val="18804C2C"/>
    <w:rsid w:val="18806D0C"/>
    <w:rsid w:val="18809F73"/>
    <w:rsid w:val="1881208A"/>
    <w:rsid w:val="188A934B"/>
    <w:rsid w:val="188FEC80"/>
    <w:rsid w:val="1890CEF8"/>
    <w:rsid w:val="18A245C5"/>
    <w:rsid w:val="18AB8A2B"/>
    <w:rsid w:val="18AC6CA8"/>
    <w:rsid w:val="18B630D1"/>
    <w:rsid w:val="18CE25D9"/>
    <w:rsid w:val="18D4203D"/>
    <w:rsid w:val="18E5C061"/>
    <w:rsid w:val="18E679F7"/>
    <w:rsid w:val="18E70932"/>
    <w:rsid w:val="18E7AF3E"/>
    <w:rsid w:val="18EA6311"/>
    <w:rsid w:val="18F05FB7"/>
    <w:rsid w:val="18F575F6"/>
    <w:rsid w:val="18F84536"/>
    <w:rsid w:val="18FA6342"/>
    <w:rsid w:val="18FA7A8D"/>
    <w:rsid w:val="18FB4647"/>
    <w:rsid w:val="18FCEA40"/>
    <w:rsid w:val="190403DA"/>
    <w:rsid w:val="1909D33C"/>
    <w:rsid w:val="190B516C"/>
    <w:rsid w:val="1920470C"/>
    <w:rsid w:val="19240E11"/>
    <w:rsid w:val="1933FC5D"/>
    <w:rsid w:val="194570DE"/>
    <w:rsid w:val="194B6E60"/>
    <w:rsid w:val="1950798E"/>
    <w:rsid w:val="195B704E"/>
    <w:rsid w:val="1961095C"/>
    <w:rsid w:val="196228B3"/>
    <w:rsid w:val="1965A3E6"/>
    <w:rsid w:val="19697AE6"/>
    <w:rsid w:val="196982A4"/>
    <w:rsid w:val="19717983"/>
    <w:rsid w:val="197304C6"/>
    <w:rsid w:val="19775B98"/>
    <w:rsid w:val="19812BD1"/>
    <w:rsid w:val="19925D6A"/>
    <w:rsid w:val="1992CFE0"/>
    <w:rsid w:val="1995FE85"/>
    <w:rsid w:val="199C11E8"/>
    <w:rsid w:val="199DE78E"/>
    <w:rsid w:val="199EB8D0"/>
    <w:rsid w:val="19A8579D"/>
    <w:rsid w:val="19ACB81D"/>
    <w:rsid w:val="19AF9A29"/>
    <w:rsid w:val="19B2F6FF"/>
    <w:rsid w:val="19B54C62"/>
    <w:rsid w:val="19B84BFD"/>
    <w:rsid w:val="19C3727F"/>
    <w:rsid w:val="19C72C1B"/>
    <w:rsid w:val="19CE862A"/>
    <w:rsid w:val="19D09C80"/>
    <w:rsid w:val="19D79A53"/>
    <w:rsid w:val="19DC64F6"/>
    <w:rsid w:val="19E463EA"/>
    <w:rsid w:val="19EBF7BF"/>
    <w:rsid w:val="19F19842"/>
    <w:rsid w:val="1A0A84D1"/>
    <w:rsid w:val="1A1C1994"/>
    <w:rsid w:val="1A305119"/>
    <w:rsid w:val="1A353CF6"/>
    <w:rsid w:val="1A3554AA"/>
    <w:rsid w:val="1A39DDE0"/>
    <w:rsid w:val="1A3B09F7"/>
    <w:rsid w:val="1A3D078C"/>
    <w:rsid w:val="1A5B5FF6"/>
    <w:rsid w:val="1A5D50FB"/>
    <w:rsid w:val="1A64A630"/>
    <w:rsid w:val="1A6AD667"/>
    <w:rsid w:val="1A7A9952"/>
    <w:rsid w:val="1A7D4011"/>
    <w:rsid w:val="1A92E2F4"/>
    <w:rsid w:val="1AAD3010"/>
    <w:rsid w:val="1AB5FEC1"/>
    <w:rsid w:val="1ABA5166"/>
    <w:rsid w:val="1ABC240B"/>
    <w:rsid w:val="1ABEE2A9"/>
    <w:rsid w:val="1AC9B0AC"/>
    <w:rsid w:val="1AD9E0F1"/>
    <w:rsid w:val="1AE1915B"/>
    <w:rsid w:val="1AE720D1"/>
    <w:rsid w:val="1AEE9562"/>
    <w:rsid w:val="1AF26288"/>
    <w:rsid w:val="1AF45F70"/>
    <w:rsid w:val="1AF58D3D"/>
    <w:rsid w:val="1AF898A7"/>
    <w:rsid w:val="1AF8AE29"/>
    <w:rsid w:val="1B04A9F9"/>
    <w:rsid w:val="1B0ABFF4"/>
    <w:rsid w:val="1B0FD8B5"/>
    <w:rsid w:val="1B102938"/>
    <w:rsid w:val="1B1BBC73"/>
    <w:rsid w:val="1B1E4966"/>
    <w:rsid w:val="1B23EFBA"/>
    <w:rsid w:val="1B2479E5"/>
    <w:rsid w:val="1B28DD2E"/>
    <w:rsid w:val="1B29F90C"/>
    <w:rsid w:val="1B2F1347"/>
    <w:rsid w:val="1B2F79CC"/>
    <w:rsid w:val="1B3299D9"/>
    <w:rsid w:val="1B493548"/>
    <w:rsid w:val="1B704AFD"/>
    <w:rsid w:val="1B837B92"/>
    <w:rsid w:val="1B8830F4"/>
    <w:rsid w:val="1BA27E10"/>
    <w:rsid w:val="1BAF18D0"/>
    <w:rsid w:val="1BC6C555"/>
    <w:rsid w:val="1BCB4486"/>
    <w:rsid w:val="1BCCC9A7"/>
    <w:rsid w:val="1BCDCEBF"/>
    <w:rsid w:val="1BD019D6"/>
    <w:rsid w:val="1BD78492"/>
    <w:rsid w:val="1BDD7D66"/>
    <w:rsid w:val="1BE2278B"/>
    <w:rsid w:val="1BE6E7CF"/>
    <w:rsid w:val="1BE8D8B8"/>
    <w:rsid w:val="1BEC6FA0"/>
    <w:rsid w:val="1BEE17B9"/>
    <w:rsid w:val="1BF94461"/>
    <w:rsid w:val="1BFF3ECC"/>
    <w:rsid w:val="1C0B57A3"/>
    <w:rsid w:val="1C0C3F78"/>
    <w:rsid w:val="1C146406"/>
    <w:rsid w:val="1C1CC818"/>
    <w:rsid w:val="1C1FFDA3"/>
    <w:rsid w:val="1C268EEC"/>
    <w:rsid w:val="1C2E49E0"/>
    <w:rsid w:val="1C3BC559"/>
    <w:rsid w:val="1C4116B5"/>
    <w:rsid w:val="1C45B863"/>
    <w:rsid w:val="1C500802"/>
    <w:rsid w:val="1C625C4B"/>
    <w:rsid w:val="1C683465"/>
    <w:rsid w:val="1C6B7F85"/>
    <w:rsid w:val="1C6D50D0"/>
    <w:rsid w:val="1C76ADE4"/>
    <w:rsid w:val="1C8435A0"/>
    <w:rsid w:val="1C928345"/>
    <w:rsid w:val="1C93EED8"/>
    <w:rsid w:val="1CA66C1E"/>
    <w:rsid w:val="1CA6B780"/>
    <w:rsid w:val="1CA850C4"/>
    <w:rsid w:val="1CB0333F"/>
    <w:rsid w:val="1CB2080D"/>
    <w:rsid w:val="1CB4527A"/>
    <w:rsid w:val="1CBB08FE"/>
    <w:rsid w:val="1CCA7BDE"/>
    <w:rsid w:val="1CD1BF49"/>
    <w:rsid w:val="1CD2B6CF"/>
    <w:rsid w:val="1CD3065B"/>
    <w:rsid w:val="1CD4A050"/>
    <w:rsid w:val="1CD92F06"/>
    <w:rsid w:val="1CF768A6"/>
    <w:rsid w:val="1D07BD8F"/>
    <w:rsid w:val="1D095B54"/>
    <w:rsid w:val="1D0B09A6"/>
    <w:rsid w:val="1D2F0FE2"/>
    <w:rsid w:val="1D309718"/>
    <w:rsid w:val="1D3A7B19"/>
    <w:rsid w:val="1D4E8F84"/>
    <w:rsid w:val="1D50E4AE"/>
    <w:rsid w:val="1D5351C9"/>
    <w:rsid w:val="1D661C6D"/>
    <w:rsid w:val="1D666145"/>
    <w:rsid w:val="1D69A297"/>
    <w:rsid w:val="1D6A33D4"/>
    <w:rsid w:val="1D77EB6B"/>
    <w:rsid w:val="1D7A8E2A"/>
    <w:rsid w:val="1D7E4A24"/>
    <w:rsid w:val="1D81D4E7"/>
    <w:rsid w:val="1D907ED4"/>
    <w:rsid w:val="1D920D81"/>
    <w:rsid w:val="1DB14D81"/>
    <w:rsid w:val="1DB40160"/>
    <w:rsid w:val="1DB5D88D"/>
    <w:rsid w:val="1DC04774"/>
    <w:rsid w:val="1DC06347"/>
    <w:rsid w:val="1DC26DA8"/>
    <w:rsid w:val="1DCCFDB9"/>
    <w:rsid w:val="1DCE9354"/>
    <w:rsid w:val="1DE925C8"/>
    <w:rsid w:val="1DEF9BAA"/>
    <w:rsid w:val="1DF0D41A"/>
    <w:rsid w:val="1DF49C2B"/>
    <w:rsid w:val="1DFEB809"/>
    <w:rsid w:val="1E0A0BE1"/>
    <w:rsid w:val="1E0C1EDC"/>
    <w:rsid w:val="1E1E8AB7"/>
    <w:rsid w:val="1E30C8FD"/>
    <w:rsid w:val="1E346983"/>
    <w:rsid w:val="1E348C01"/>
    <w:rsid w:val="1E532268"/>
    <w:rsid w:val="1E53D5E0"/>
    <w:rsid w:val="1E56F454"/>
    <w:rsid w:val="1E64E081"/>
    <w:rsid w:val="1E689315"/>
    <w:rsid w:val="1E6DA174"/>
    <w:rsid w:val="1E81559D"/>
    <w:rsid w:val="1E85DE2F"/>
    <w:rsid w:val="1E8E78AA"/>
    <w:rsid w:val="1E9C82F7"/>
    <w:rsid w:val="1EA0A92C"/>
    <w:rsid w:val="1EA2AA23"/>
    <w:rsid w:val="1EACB38E"/>
    <w:rsid w:val="1EAEF8CE"/>
    <w:rsid w:val="1EBE1F2B"/>
    <w:rsid w:val="1EBEDE97"/>
    <w:rsid w:val="1EC0BA7B"/>
    <w:rsid w:val="1ECA5C51"/>
    <w:rsid w:val="1ECBB65A"/>
    <w:rsid w:val="1ED82FEB"/>
    <w:rsid w:val="1EDBC230"/>
    <w:rsid w:val="1EDEA072"/>
    <w:rsid w:val="1EE4F765"/>
    <w:rsid w:val="1EEA3ADE"/>
    <w:rsid w:val="1EEDB230"/>
    <w:rsid w:val="1EF056AC"/>
    <w:rsid w:val="1EF5F169"/>
    <w:rsid w:val="1F042602"/>
    <w:rsid w:val="1F0D4DC1"/>
    <w:rsid w:val="1F135510"/>
    <w:rsid w:val="1F238066"/>
    <w:rsid w:val="1F26B880"/>
    <w:rsid w:val="1F278FFB"/>
    <w:rsid w:val="1F27EE59"/>
    <w:rsid w:val="1F2880C3"/>
    <w:rsid w:val="1F2E0536"/>
    <w:rsid w:val="1F2EFA98"/>
    <w:rsid w:val="1F3D1235"/>
    <w:rsid w:val="1F4E706C"/>
    <w:rsid w:val="1F50ACFA"/>
    <w:rsid w:val="1F5521D3"/>
    <w:rsid w:val="1F5B32E0"/>
    <w:rsid w:val="1F60A65D"/>
    <w:rsid w:val="1F69C1E4"/>
    <w:rsid w:val="1F6DB583"/>
    <w:rsid w:val="1F6E3C66"/>
    <w:rsid w:val="1F76C360"/>
    <w:rsid w:val="1F861096"/>
    <w:rsid w:val="1F891BAD"/>
    <w:rsid w:val="1F8BBA0C"/>
    <w:rsid w:val="1F8C8103"/>
    <w:rsid w:val="1F8DE064"/>
    <w:rsid w:val="1FA246C0"/>
    <w:rsid w:val="1FA9014D"/>
    <w:rsid w:val="1FB83339"/>
    <w:rsid w:val="1FBB80D8"/>
    <w:rsid w:val="1FBF168E"/>
    <w:rsid w:val="1FCB082F"/>
    <w:rsid w:val="1FD87AE4"/>
    <w:rsid w:val="1FDEBC24"/>
    <w:rsid w:val="1FE6F293"/>
    <w:rsid w:val="1FE842E5"/>
    <w:rsid w:val="1FEC0AD9"/>
    <w:rsid w:val="1FF2306E"/>
    <w:rsid w:val="1FFA129F"/>
    <w:rsid w:val="1FFDCD38"/>
    <w:rsid w:val="1FFDE4F7"/>
    <w:rsid w:val="2000C196"/>
    <w:rsid w:val="200BD969"/>
    <w:rsid w:val="200D3B2E"/>
    <w:rsid w:val="200EBBE8"/>
    <w:rsid w:val="201F292B"/>
    <w:rsid w:val="2021E6CA"/>
    <w:rsid w:val="202487A6"/>
    <w:rsid w:val="2029DC39"/>
    <w:rsid w:val="2029F49E"/>
    <w:rsid w:val="202C3533"/>
    <w:rsid w:val="202F874B"/>
    <w:rsid w:val="202F8CEF"/>
    <w:rsid w:val="20488B08"/>
    <w:rsid w:val="204B507B"/>
    <w:rsid w:val="2058AC4E"/>
    <w:rsid w:val="205D6C16"/>
    <w:rsid w:val="205FF798"/>
    <w:rsid w:val="206260DF"/>
    <w:rsid w:val="2063D9AC"/>
    <w:rsid w:val="2097BE33"/>
    <w:rsid w:val="2099634C"/>
    <w:rsid w:val="20A73EDA"/>
    <w:rsid w:val="20B26033"/>
    <w:rsid w:val="20C790A8"/>
    <w:rsid w:val="20CB438F"/>
    <w:rsid w:val="20D0DA03"/>
    <w:rsid w:val="20DB20B1"/>
    <w:rsid w:val="20E1144A"/>
    <w:rsid w:val="20E9E2D4"/>
    <w:rsid w:val="20EAF719"/>
    <w:rsid w:val="20F58D59"/>
    <w:rsid w:val="20FC304B"/>
    <w:rsid w:val="2107F77E"/>
    <w:rsid w:val="210CF25B"/>
    <w:rsid w:val="210F12B2"/>
    <w:rsid w:val="211316C2"/>
    <w:rsid w:val="21174003"/>
    <w:rsid w:val="211C937B"/>
    <w:rsid w:val="211E5627"/>
    <w:rsid w:val="212343B4"/>
    <w:rsid w:val="21267FE7"/>
    <w:rsid w:val="21273653"/>
    <w:rsid w:val="212D0004"/>
    <w:rsid w:val="213462A4"/>
    <w:rsid w:val="213CC307"/>
    <w:rsid w:val="21467912"/>
    <w:rsid w:val="214DB1F6"/>
    <w:rsid w:val="215A07DB"/>
    <w:rsid w:val="21687DB1"/>
    <w:rsid w:val="2168CCFF"/>
    <w:rsid w:val="216B526E"/>
    <w:rsid w:val="2176A45A"/>
    <w:rsid w:val="217928D3"/>
    <w:rsid w:val="2185C9AF"/>
    <w:rsid w:val="21905355"/>
    <w:rsid w:val="219935B6"/>
    <w:rsid w:val="219FA9E5"/>
    <w:rsid w:val="21B71997"/>
    <w:rsid w:val="21B916FB"/>
    <w:rsid w:val="21BFC89E"/>
    <w:rsid w:val="21CCA582"/>
    <w:rsid w:val="21CD41A2"/>
    <w:rsid w:val="21D75B09"/>
    <w:rsid w:val="21E4AAC2"/>
    <w:rsid w:val="21E73C50"/>
    <w:rsid w:val="21EE9582"/>
    <w:rsid w:val="21EFC54A"/>
    <w:rsid w:val="21F2B179"/>
    <w:rsid w:val="220F7B08"/>
    <w:rsid w:val="22193D06"/>
    <w:rsid w:val="22258CEF"/>
    <w:rsid w:val="222826D6"/>
    <w:rsid w:val="2232B6AB"/>
    <w:rsid w:val="22363FD9"/>
    <w:rsid w:val="2240FA6E"/>
    <w:rsid w:val="22619132"/>
    <w:rsid w:val="226AD73E"/>
    <w:rsid w:val="22742FF7"/>
    <w:rsid w:val="22756C74"/>
    <w:rsid w:val="227B1BC5"/>
    <w:rsid w:val="227C02BC"/>
    <w:rsid w:val="2280D6B9"/>
    <w:rsid w:val="228560D3"/>
    <w:rsid w:val="228C44C7"/>
    <w:rsid w:val="2296A733"/>
    <w:rsid w:val="229D5C45"/>
    <w:rsid w:val="22A89AEA"/>
    <w:rsid w:val="22D3996B"/>
    <w:rsid w:val="22D6061A"/>
    <w:rsid w:val="22DDF5A4"/>
    <w:rsid w:val="22E9C84B"/>
    <w:rsid w:val="22EF093A"/>
    <w:rsid w:val="22F39BC4"/>
    <w:rsid w:val="22FBC901"/>
    <w:rsid w:val="23049BE9"/>
    <w:rsid w:val="23151FA4"/>
    <w:rsid w:val="231C2923"/>
    <w:rsid w:val="2334CD1E"/>
    <w:rsid w:val="234CDE68"/>
    <w:rsid w:val="235FCED3"/>
    <w:rsid w:val="235FF080"/>
    <w:rsid w:val="23664FBB"/>
    <w:rsid w:val="236D43ED"/>
    <w:rsid w:val="237444CC"/>
    <w:rsid w:val="238B084E"/>
    <w:rsid w:val="239F72C2"/>
    <w:rsid w:val="23B37B87"/>
    <w:rsid w:val="23D10A1B"/>
    <w:rsid w:val="23F3AABF"/>
    <w:rsid w:val="23F9E03F"/>
    <w:rsid w:val="23FBA797"/>
    <w:rsid w:val="2410F0F4"/>
    <w:rsid w:val="24128D8C"/>
    <w:rsid w:val="24158A8F"/>
    <w:rsid w:val="241B73F9"/>
    <w:rsid w:val="242053FB"/>
    <w:rsid w:val="242619CA"/>
    <w:rsid w:val="24265D6E"/>
    <w:rsid w:val="2430F6D7"/>
    <w:rsid w:val="24330D3D"/>
    <w:rsid w:val="2434EC12"/>
    <w:rsid w:val="244227DB"/>
    <w:rsid w:val="2446D027"/>
    <w:rsid w:val="245160AC"/>
    <w:rsid w:val="24542DF0"/>
    <w:rsid w:val="245837DE"/>
    <w:rsid w:val="245C33F8"/>
    <w:rsid w:val="246ABE0B"/>
    <w:rsid w:val="246D1958"/>
    <w:rsid w:val="247A7747"/>
    <w:rsid w:val="247EC4C7"/>
    <w:rsid w:val="249293CF"/>
    <w:rsid w:val="2495A567"/>
    <w:rsid w:val="249C5099"/>
    <w:rsid w:val="249CD9E5"/>
    <w:rsid w:val="24A2E360"/>
    <w:rsid w:val="24B50379"/>
    <w:rsid w:val="24BB7DE4"/>
    <w:rsid w:val="24C0F57B"/>
    <w:rsid w:val="24C2D7C2"/>
    <w:rsid w:val="24CEBC80"/>
    <w:rsid w:val="24E63FB6"/>
    <w:rsid w:val="24E9C991"/>
    <w:rsid w:val="24E9D251"/>
    <w:rsid w:val="24F8E98D"/>
    <w:rsid w:val="24FD2490"/>
    <w:rsid w:val="25107917"/>
    <w:rsid w:val="2521AF01"/>
    <w:rsid w:val="2522295F"/>
    <w:rsid w:val="2528507B"/>
    <w:rsid w:val="2536FE6D"/>
    <w:rsid w:val="25370D20"/>
    <w:rsid w:val="2538D00E"/>
    <w:rsid w:val="25393E6E"/>
    <w:rsid w:val="255AF651"/>
    <w:rsid w:val="2561EE4E"/>
    <w:rsid w:val="256E8C7A"/>
    <w:rsid w:val="256ED352"/>
    <w:rsid w:val="2583C739"/>
    <w:rsid w:val="25844742"/>
    <w:rsid w:val="25892BB4"/>
    <w:rsid w:val="258D7213"/>
    <w:rsid w:val="2590FB55"/>
    <w:rsid w:val="2599C99D"/>
    <w:rsid w:val="25A413EF"/>
    <w:rsid w:val="25B73D2B"/>
    <w:rsid w:val="25BDD8DC"/>
    <w:rsid w:val="25C398CF"/>
    <w:rsid w:val="25C77A4E"/>
    <w:rsid w:val="25D15770"/>
    <w:rsid w:val="25D823B9"/>
    <w:rsid w:val="25E2D330"/>
    <w:rsid w:val="25E3E75F"/>
    <w:rsid w:val="25EA1195"/>
    <w:rsid w:val="25F1C4CC"/>
    <w:rsid w:val="25F7F272"/>
    <w:rsid w:val="25FC22CE"/>
    <w:rsid w:val="25FF8D6F"/>
    <w:rsid w:val="25FF9E76"/>
    <w:rsid w:val="260C1BCE"/>
    <w:rsid w:val="2622FEC1"/>
    <w:rsid w:val="262F1EBB"/>
    <w:rsid w:val="2635D1E3"/>
    <w:rsid w:val="2637FED6"/>
    <w:rsid w:val="263F74D1"/>
    <w:rsid w:val="26422BED"/>
    <w:rsid w:val="26478D29"/>
    <w:rsid w:val="264E4A92"/>
    <w:rsid w:val="26502690"/>
    <w:rsid w:val="26514DC8"/>
    <w:rsid w:val="265E367F"/>
    <w:rsid w:val="2668C22C"/>
    <w:rsid w:val="26921CDE"/>
    <w:rsid w:val="2692239C"/>
    <w:rsid w:val="269D5713"/>
    <w:rsid w:val="269F1EBF"/>
    <w:rsid w:val="26A211FA"/>
    <w:rsid w:val="26A323E9"/>
    <w:rsid w:val="26A5BF27"/>
    <w:rsid w:val="26B8A30A"/>
    <w:rsid w:val="26BB204E"/>
    <w:rsid w:val="26BD0C43"/>
    <w:rsid w:val="26C4CB1F"/>
    <w:rsid w:val="26CDC853"/>
    <w:rsid w:val="26D6A9D9"/>
    <w:rsid w:val="26D6AD79"/>
    <w:rsid w:val="26E09565"/>
    <w:rsid w:val="26E7DB63"/>
    <w:rsid w:val="26E9B3DF"/>
    <w:rsid w:val="26F26575"/>
    <w:rsid w:val="26F4CC1E"/>
    <w:rsid w:val="26F7F568"/>
    <w:rsid w:val="26FB485F"/>
    <w:rsid w:val="2703F577"/>
    <w:rsid w:val="27050C2D"/>
    <w:rsid w:val="27096AA8"/>
    <w:rsid w:val="27185917"/>
    <w:rsid w:val="2718D0D3"/>
    <w:rsid w:val="272B74EE"/>
    <w:rsid w:val="2732BA4C"/>
    <w:rsid w:val="27435C03"/>
    <w:rsid w:val="274643CA"/>
    <w:rsid w:val="274DB142"/>
    <w:rsid w:val="274FB6D5"/>
    <w:rsid w:val="27627234"/>
    <w:rsid w:val="2763D8BB"/>
    <w:rsid w:val="27667440"/>
    <w:rsid w:val="27730022"/>
    <w:rsid w:val="27797C5C"/>
    <w:rsid w:val="2793F46F"/>
    <w:rsid w:val="279E4094"/>
    <w:rsid w:val="27A20FF7"/>
    <w:rsid w:val="27AA1B75"/>
    <w:rsid w:val="27AA285D"/>
    <w:rsid w:val="27ABC371"/>
    <w:rsid w:val="27BACD4D"/>
    <w:rsid w:val="27BBE25F"/>
    <w:rsid w:val="27C4578E"/>
    <w:rsid w:val="27CF9BE9"/>
    <w:rsid w:val="27E96975"/>
    <w:rsid w:val="27F2A72A"/>
    <w:rsid w:val="2820FC16"/>
    <w:rsid w:val="2835A347"/>
    <w:rsid w:val="2839799F"/>
    <w:rsid w:val="283D4E5C"/>
    <w:rsid w:val="284A823C"/>
    <w:rsid w:val="284C9362"/>
    <w:rsid w:val="2855FB0C"/>
    <w:rsid w:val="28638917"/>
    <w:rsid w:val="28681CBE"/>
    <w:rsid w:val="287FBBB3"/>
    <w:rsid w:val="2884652C"/>
    <w:rsid w:val="28864A7C"/>
    <w:rsid w:val="289A4E11"/>
    <w:rsid w:val="28A3C87D"/>
    <w:rsid w:val="28A4BE9E"/>
    <w:rsid w:val="28AE90B1"/>
    <w:rsid w:val="28AFB018"/>
    <w:rsid w:val="28B23163"/>
    <w:rsid w:val="28B38311"/>
    <w:rsid w:val="28D0E2D8"/>
    <w:rsid w:val="28D3C963"/>
    <w:rsid w:val="28D59775"/>
    <w:rsid w:val="28D8FB05"/>
    <w:rsid w:val="28DE60C2"/>
    <w:rsid w:val="28E10718"/>
    <w:rsid w:val="28F65737"/>
    <w:rsid w:val="29094DF1"/>
    <w:rsid w:val="291A4062"/>
    <w:rsid w:val="2922798F"/>
    <w:rsid w:val="293484B9"/>
    <w:rsid w:val="293D5DA6"/>
    <w:rsid w:val="293EBFD8"/>
    <w:rsid w:val="2946E3F3"/>
    <w:rsid w:val="2953BC1A"/>
    <w:rsid w:val="29574601"/>
    <w:rsid w:val="295E013A"/>
    <w:rsid w:val="296389EF"/>
    <w:rsid w:val="297343DC"/>
    <w:rsid w:val="297347FB"/>
    <w:rsid w:val="2973C972"/>
    <w:rsid w:val="29748439"/>
    <w:rsid w:val="297B2473"/>
    <w:rsid w:val="2980D258"/>
    <w:rsid w:val="2984A915"/>
    <w:rsid w:val="29942BA6"/>
    <w:rsid w:val="299753B8"/>
    <w:rsid w:val="29A0EE75"/>
    <w:rsid w:val="29A63124"/>
    <w:rsid w:val="29AD303D"/>
    <w:rsid w:val="29AFA237"/>
    <w:rsid w:val="29AFB622"/>
    <w:rsid w:val="29B01EC4"/>
    <w:rsid w:val="29BB69D7"/>
    <w:rsid w:val="29C70F0B"/>
    <w:rsid w:val="29CB44F7"/>
    <w:rsid w:val="29E188DC"/>
    <w:rsid w:val="29E8373C"/>
    <w:rsid w:val="29EE4120"/>
    <w:rsid w:val="29EE5E21"/>
    <w:rsid w:val="29F7E88F"/>
    <w:rsid w:val="2A07E2B1"/>
    <w:rsid w:val="2A25D797"/>
    <w:rsid w:val="2A397C47"/>
    <w:rsid w:val="2A3A564D"/>
    <w:rsid w:val="2A3BA72A"/>
    <w:rsid w:val="2A5C28A9"/>
    <w:rsid w:val="2A5FAEF8"/>
    <w:rsid w:val="2A623810"/>
    <w:rsid w:val="2A67DC3D"/>
    <w:rsid w:val="2A85DB69"/>
    <w:rsid w:val="2A945F78"/>
    <w:rsid w:val="2A9E5EFD"/>
    <w:rsid w:val="2AA091CB"/>
    <w:rsid w:val="2AAA62FC"/>
    <w:rsid w:val="2AB4D210"/>
    <w:rsid w:val="2AB6CFFA"/>
    <w:rsid w:val="2AC23514"/>
    <w:rsid w:val="2ACC659D"/>
    <w:rsid w:val="2ADCC034"/>
    <w:rsid w:val="2AE18963"/>
    <w:rsid w:val="2AEECE4A"/>
    <w:rsid w:val="2AF17CAB"/>
    <w:rsid w:val="2AF2852C"/>
    <w:rsid w:val="2AF2B2A2"/>
    <w:rsid w:val="2AFEC644"/>
    <w:rsid w:val="2B051EB5"/>
    <w:rsid w:val="2B199BEE"/>
    <w:rsid w:val="2B1C0689"/>
    <w:rsid w:val="2B1ED39E"/>
    <w:rsid w:val="2B279A69"/>
    <w:rsid w:val="2B41175F"/>
    <w:rsid w:val="2B4BB54B"/>
    <w:rsid w:val="2B61B943"/>
    <w:rsid w:val="2B702661"/>
    <w:rsid w:val="2B7C4DF0"/>
    <w:rsid w:val="2B857AB2"/>
    <w:rsid w:val="2B8A2267"/>
    <w:rsid w:val="2B8ED528"/>
    <w:rsid w:val="2B952A82"/>
    <w:rsid w:val="2B955BB5"/>
    <w:rsid w:val="2BA5E2F2"/>
    <w:rsid w:val="2BA7160B"/>
    <w:rsid w:val="2BA968F7"/>
    <w:rsid w:val="2BB51C82"/>
    <w:rsid w:val="2BB6564E"/>
    <w:rsid w:val="2BB97AAE"/>
    <w:rsid w:val="2BBCBDFF"/>
    <w:rsid w:val="2BC2C8EA"/>
    <w:rsid w:val="2BCA3614"/>
    <w:rsid w:val="2BCCF85B"/>
    <w:rsid w:val="2BD0ADC6"/>
    <w:rsid w:val="2BD47DDC"/>
    <w:rsid w:val="2BD81DBE"/>
    <w:rsid w:val="2BDD4E1C"/>
    <w:rsid w:val="2BE3F0D4"/>
    <w:rsid w:val="2BEEC235"/>
    <w:rsid w:val="2BF6A8D5"/>
    <w:rsid w:val="2C0CF502"/>
    <w:rsid w:val="2C0E5147"/>
    <w:rsid w:val="2C14D7C2"/>
    <w:rsid w:val="2C17C770"/>
    <w:rsid w:val="2C191225"/>
    <w:rsid w:val="2C1AEED1"/>
    <w:rsid w:val="2C1EB6D6"/>
    <w:rsid w:val="2C24CC89"/>
    <w:rsid w:val="2C26C9F9"/>
    <w:rsid w:val="2C2E8DA8"/>
    <w:rsid w:val="2C389262"/>
    <w:rsid w:val="2C3F3591"/>
    <w:rsid w:val="2C4EEAC7"/>
    <w:rsid w:val="2C4F93D0"/>
    <w:rsid w:val="2C53DB80"/>
    <w:rsid w:val="2C5BE87C"/>
    <w:rsid w:val="2C5C0C41"/>
    <w:rsid w:val="2C6C49DF"/>
    <w:rsid w:val="2C6F0844"/>
    <w:rsid w:val="2C81CF7A"/>
    <w:rsid w:val="2C88CEEB"/>
    <w:rsid w:val="2C93F285"/>
    <w:rsid w:val="2C9D7C37"/>
    <w:rsid w:val="2CA07EDB"/>
    <w:rsid w:val="2CA619E9"/>
    <w:rsid w:val="2CA77431"/>
    <w:rsid w:val="2CB7D3BD"/>
    <w:rsid w:val="2CBB5118"/>
    <w:rsid w:val="2CC2607D"/>
    <w:rsid w:val="2CC6B6C8"/>
    <w:rsid w:val="2CCF7917"/>
    <w:rsid w:val="2CD029F8"/>
    <w:rsid w:val="2CE79BF2"/>
    <w:rsid w:val="2CEB16BD"/>
    <w:rsid w:val="2CEC7F32"/>
    <w:rsid w:val="2CF30CB2"/>
    <w:rsid w:val="2CF567AD"/>
    <w:rsid w:val="2CFB5A3F"/>
    <w:rsid w:val="2D0194B2"/>
    <w:rsid w:val="2D049657"/>
    <w:rsid w:val="2D07D8FA"/>
    <w:rsid w:val="2D12223C"/>
    <w:rsid w:val="2D18BDB0"/>
    <w:rsid w:val="2D18EC3B"/>
    <w:rsid w:val="2D2151F7"/>
    <w:rsid w:val="2D21FADF"/>
    <w:rsid w:val="2D25908D"/>
    <w:rsid w:val="2D2D2252"/>
    <w:rsid w:val="2D2EDD54"/>
    <w:rsid w:val="2D338E40"/>
    <w:rsid w:val="2D3739DD"/>
    <w:rsid w:val="2D37AAF6"/>
    <w:rsid w:val="2D3C048D"/>
    <w:rsid w:val="2D4A23F2"/>
    <w:rsid w:val="2D578CEC"/>
    <w:rsid w:val="2D5A7E41"/>
    <w:rsid w:val="2D7453A8"/>
    <w:rsid w:val="2D7BECF3"/>
    <w:rsid w:val="2D7CC01B"/>
    <w:rsid w:val="2D7F1FF3"/>
    <w:rsid w:val="2D8EC747"/>
    <w:rsid w:val="2D9111E5"/>
    <w:rsid w:val="2D9154C8"/>
    <w:rsid w:val="2DA33488"/>
    <w:rsid w:val="2DA7B35B"/>
    <w:rsid w:val="2DAA81F8"/>
    <w:rsid w:val="2DAB8A89"/>
    <w:rsid w:val="2DB5D252"/>
    <w:rsid w:val="2DB6C8BE"/>
    <w:rsid w:val="2DBF3C4B"/>
    <w:rsid w:val="2DC16527"/>
    <w:rsid w:val="2DCA468D"/>
    <w:rsid w:val="2DCF55B2"/>
    <w:rsid w:val="2DD8C87B"/>
    <w:rsid w:val="2DE1E9F6"/>
    <w:rsid w:val="2DE846AE"/>
    <w:rsid w:val="2DFA9DC3"/>
    <w:rsid w:val="2E00D63F"/>
    <w:rsid w:val="2E05D53B"/>
    <w:rsid w:val="2E0CE6A5"/>
    <w:rsid w:val="2E216787"/>
    <w:rsid w:val="2E228B31"/>
    <w:rsid w:val="2E2A5A60"/>
    <w:rsid w:val="2E33C4FB"/>
    <w:rsid w:val="2E37AF63"/>
    <w:rsid w:val="2E38F439"/>
    <w:rsid w:val="2E38F7D0"/>
    <w:rsid w:val="2E420A41"/>
    <w:rsid w:val="2E4268F7"/>
    <w:rsid w:val="2E45B4CD"/>
    <w:rsid w:val="2E466E53"/>
    <w:rsid w:val="2E659FCA"/>
    <w:rsid w:val="2E6BE783"/>
    <w:rsid w:val="2E7B0E98"/>
    <w:rsid w:val="2E80C910"/>
    <w:rsid w:val="2E8B3981"/>
    <w:rsid w:val="2E956FA9"/>
    <w:rsid w:val="2E9DB829"/>
    <w:rsid w:val="2EA1A058"/>
    <w:rsid w:val="2EAAACA5"/>
    <w:rsid w:val="2EB04635"/>
    <w:rsid w:val="2EB17340"/>
    <w:rsid w:val="2EB30793"/>
    <w:rsid w:val="2EB34F53"/>
    <w:rsid w:val="2EB8EEC2"/>
    <w:rsid w:val="2EC7DE31"/>
    <w:rsid w:val="2ECA56E1"/>
    <w:rsid w:val="2EDBD444"/>
    <w:rsid w:val="2EDEBEEE"/>
    <w:rsid w:val="2EE0ECB3"/>
    <w:rsid w:val="2EE1F58D"/>
    <w:rsid w:val="2EE3907E"/>
    <w:rsid w:val="2EE823A1"/>
    <w:rsid w:val="2EEDF8F6"/>
    <w:rsid w:val="2EF1EB69"/>
    <w:rsid w:val="2EF884AB"/>
    <w:rsid w:val="2F010EA6"/>
    <w:rsid w:val="2F066011"/>
    <w:rsid w:val="2F17532B"/>
    <w:rsid w:val="2F1CA1E8"/>
    <w:rsid w:val="2F1FAE8C"/>
    <w:rsid w:val="2F20F7A3"/>
    <w:rsid w:val="2F25E583"/>
    <w:rsid w:val="2F2A9B1F"/>
    <w:rsid w:val="2F42C9B6"/>
    <w:rsid w:val="2F46B9A9"/>
    <w:rsid w:val="2F4DEE05"/>
    <w:rsid w:val="2F56416D"/>
    <w:rsid w:val="2F640EF5"/>
    <w:rsid w:val="2F6A76E8"/>
    <w:rsid w:val="2F71A7BF"/>
    <w:rsid w:val="2F7EBDB0"/>
    <w:rsid w:val="2F7F6DF7"/>
    <w:rsid w:val="2F81D2A0"/>
    <w:rsid w:val="2F82D0AC"/>
    <w:rsid w:val="2F847328"/>
    <w:rsid w:val="2F887F71"/>
    <w:rsid w:val="2F8CD0F5"/>
    <w:rsid w:val="2F96887D"/>
    <w:rsid w:val="2FA65371"/>
    <w:rsid w:val="2FAF3FCA"/>
    <w:rsid w:val="2FB013C5"/>
    <w:rsid w:val="2FE5C029"/>
    <w:rsid w:val="2FF946F3"/>
    <w:rsid w:val="3001F5E7"/>
    <w:rsid w:val="3002C742"/>
    <w:rsid w:val="3002DB3D"/>
    <w:rsid w:val="3006F609"/>
    <w:rsid w:val="300A0198"/>
    <w:rsid w:val="300A2591"/>
    <w:rsid w:val="3011988D"/>
    <w:rsid w:val="30134D9D"/>
    <w:rsid w:val="301453F4"/>
    <w:rsid w:val="301DC5D1"/>
    <w:rsid w:val="302131E5"/>
    <w:rsid w:val="3026BE88"/>
    <w:rsid w:val="302AD9F7"/>
    <w:rsid w:val="303AFFD5"/>
    <w:rsid w:val="303B7C50"/>
    <w:rsid w:val="30421131"/>
    <w:rsid w:val="304C5126"/>
    <w:rsid w:val="304EE3A0"/>
    <w:rsid w:val="30591C2F"/>
    <w:rsid w:val="30593786"/>
    <w:rsid w:val="305A3A50"/>
    <w:rsid w:val="305A7DD5"/>
    <w:rsid w:val="305B7FCD"/>
    <w:rsid w:val="3062F4FD"/>
    <w:rsid w:val="30636B97"/>
    <w:rsid w:val="3063E1DA"/>
    <w:rsid w:val="3073F3FB"/>
    <w:rsid w:val="307ABC8E"/>
    <w:rsid w:val="307AD712"/>
    <w:rsid w:val="307BC4E0"/>
    <w:rsid w:val="308715CB"/>
    <w:rsid w:val="308DB30D"/>
    <w:rsid w:val="308E532F"/>
    <w:rsid w:val="308EE88C"/>
    <w:rsid w:val="3095257B"/>
    <w:rsid w:val="30983E27"/>
    <w:rsid w:val="3098FDB5"/>
    <w:rsid w:val="30A9E29D"/>
    <w:rsid w:val="30BBD5A1"/>
    <w:rsid w:val="30BEEADF"/>
    <w:rsid w:val="30C239DF"/>
    <w:rsid w:val="30C6D084"/>
    <w:rsid w:val="30CF057B"/>
    <w:rsid w:val="30DA1DA7"/>
    <w:rsid w:val="30E035D7"/>
    <w:rsid w:val="30F6D55A"/>
    <w:rsid w:val="30FFFD86"/>
    <w:rsid w:val="312F6B7E"/>
    <w:rsid w:val="31332A85"/>
    <w:rsid w:val="31348478"/>
    <w:rsid w:val="3137F45F"/>
    <w:rsid w:val="313A0786"/>
    <w:rsid w:val="314327A3"/>
    <w:rsid w:val="314A60EE"/>
    <w:rsid w:val="316BBBCC"/>
    <w:rsid w:val="316DF1A3"/>
    <w:rsid w:val="317233CD"/>
    <w:rsid w:val="31754DC8"/>
    <w:rsid w:val="3176919D"/>
    <w:rsid w:val="318217D3"/>
    <w:rsid w:val="318D9E46"/>
    <w:rsid w:val="319D568A"/>
    <w:rsid w:val="319F00F5"/>
    <w:rsid w:val="31A46974"/>
    <w:rsid w:val="31B312CD"/>
    <w:rsid w:val="31C54FA4"/>
    <w:rsid w:val="31C61B66"/>
    <w:rsid w:val="31D37492"/>
    <w:rsid w:val="31DFA5D8"/>
    <w:rsid w:val="31EF9DED"/>
    <w:rsid w:val="31F93666"/>
    <w:rsid w:val="31FB0F0B"/>
    <w:rsid w:val="31FE7547"/>
    <w:rsid w:val="3202106F"/>
    <w:rsid w:val="3214B18D"/>
    <w:rsid w:val="321E1588"/>
    <w:rsid w:val="32304086"/>
    <w:rsid w:val="3237B0C0"/>
    <w:rsid w:val="323EFA0D"/>
    <w:rsid w:val="324C62FE"/>
    <w:rsid w:val="326E9328"/>
    <w:rsid w:val="327D1924"/>
    <w:rsid w:val="3282D59A"/>
    <w:rsid w:val="328C19A5"/>
    <w:rsid w:val="32A9157B"/>
    <w:rsid w:val="32B41778"/>
    <w:rsid w:val="32B56055"/>
    <w:rsid w:val="32C269F3"/>
    <w:rsid w:val="32CB5CB7"/>
    <w:rsid w:val="32CF0733"/>
    <w:rsid w:val="32D90CFD"/>
    <w:rsid w:val="32E22F88"/>
    <w:rsid w:val="32E68EBC"/>
    <w:rsid w:val="32E6B9BB"/>
    <w:rsid w:val="32F87080"/>
    <w:rsid w:val="32FE87F9"/>
    <w:rsid w:val="3307056F"/>
    <w:rsid w:val="331B6F19"/>
    <w:rsid w:val="331B9AD9"/>
    <w:rsid w:val="331CF210"/>
    <w:rsid w:val="33267EEC"/>
    <w:rsid w:val="33279F91"/>
    <w:rsid w:val="333A450B"/>
    <w:rsid w:val="333C3520"/>
    <w:rsid w:val="3340022B"/>
    <w:rsid w:val="334FA4B2"/>
    <w:rsid w:val="3351DE61"/>
    <w:rsid w:val="3367DE93"/>
    <w:rsid w:val="33688174"/>
    <w:rsid w:val="33722E9E"/>
    <w:rsid w:val="33836C14"/>
    <w:rsid w:val="33877271"/>
    <w:rsid w:val="33962265"/>
    <w:rsid w:val="33A26486"/>
    <w:rsid w:val="33A95E00"/>
    <w:rsid w:val="33AF8EAD"/>
    <w:rsid w:val="33B62C36"/>
    <w:rsid w:val="33CA71D6"/>
    <w:rsid w:val="33CDC9B2"/>
    <w:rsid w:val="33D7A2B0"/>
    <w:rsid w:val="33D9F7F9"/>
    <w:rsid w:val="33DC4A2F"/>
    <w:rsid w:val="33E032DE"/>
    <w:rsid w:val="33E419E5"/>
    <w:rsid w:val="3412004E"/>
    <w:rsid w:val="34166ADD"/>
    <w:rsid w:val="3417735C"/>
    <w:rsid w:val="3417F819"/>
    <w:rsid w:val="341E223F"/>
    <w:rsid w:val="34265D13"/>
    <w:rsid w:val="342708BA"/>
    <w:rsid w:val="3437A9F9"/>
    <w:rsid w:val="34381D4F"/>
    <w:rsid w:val="3440D3C3"/>
    <w:rsid w:val="3445A655"/>
    <w:rsid w:val="344B26B2"/>
    <w:rsid w:val="345163BE"/>
    <w:rsid w:val="3451B334"/>
    <w:rsid w:val="345D76DC"/>
    <w:rsid w:val="345F2736"/>
    <w:rsid w:val="34613227"/>
    <w:rsid w:val="34748DAA"/>
    <w:rsid w:val="347A0FE2"/>
    <w:rsid w:val="34818C45"/>
    <w:rsid w:val="34865FF3"/>
    <w:rsid w:val="349BE1AC"/>
    <w:rsid w:val="349EC29B"/>
    <w:rsid w:val="34CF80DA"/>
    <w:rsid w:val="34D15422"/>
    <w:rsid w:val="34D3F268"/>
    <w:rsid w:val="34DEA154"/>
    <w:rsid w:val="34E81231"/>
    <w:rsid w:val="34EE8FB9"/>
    <w:rsid w:val="34EEC276"/>
    <w:rsid w:val="34FC048D"/>
    <w:rsid w:val="34FE72A7"/>
    <w:rsid w:val="3500DCA8"/>
    <w:rsid w:val="3502486E"/>
    <w:rsid w:val="350507EE"/>
    <w:rsid w:val="35165BBE"/>
    <w:rsid w:val="351DB746"/>
    <w:rsid w:val="352427A9"/>
    <w:rsid w:val="352E46D6"/>
    <w:rsid w:val="3530DFAE"/>
    <w:rsid w:val="35316E7E"/>
    <w:rsid w:val="3545A1A3"/>
    <w:rsid w:val="35515AFF"/>
    <w:rsid w:val="3559CCEE"/>
    <w:rsid w:val="35614EE7"/>
    <w:rsid w:val="3563EDE0"/>
    <w:rsid w:val="356AFA89"/>
    <w:rsid w:val="356F4002"/>
    <w:rsid w:val="3571CED4"/>
    <w:rsid w:val="357293F2"/>
    <w:rsid w:val="3576648D"/>
    <w:rsid w:val="3581C8E0"/>
    <w:rsid w:val="3581EA03"/>
    <w:rsid w:val="35822CE8"/>
    <w:rsid w:val="35910D2C"/>
    <w:rsid w:val="35A1686D"/>
    <w:rsid w:val="35A5C2DF"/>
    <w:rsid w:val="35AD575B"/>
    <w:rsid w:val="35BD6559"/>
    <w:rsid w:val="35C708B5"/>
    <w:rsid w:val="35CF18EE"/>
    <w:rsid w:val="35D43B60"/>
    <w:rsid w:val="35E23339"/>
    <w:rsid w:val="35E472DF"/>
    <w:rsid w:val="35EA6A75"/>
    <w:rsid w:val="35FC4D5F"/>
    <w:rsid w:val="360B1D0A"/>
    <w:rsid w:val="360BE7B8"/>
    <w:rsid w:val="361D7A9D"/>
    <w:rsid w:val="361E3553"/>
    <w:rsid w:val="362640CF"/>
    <w:rsid w:val="36277629"/>
    <w:rsid w:val="362AFD68"/>
    <w:rsid w:val="3640C785"/>
    <w:rsid w:val="3642EE88"/>
    <w:rsid w:val="36447218"/>
    <w:rsid w:val="3645D7C5"/>
    <w:rsid w:val="365572B7"/>
    <w:rsid w:val="3659A00A"/>
    <w:rsid w:val="366B0D85"/>
    <w:rsid w:val="368BF3AA"/>
    <w:rsid w:val="36949418"/>
    <w:rsid w:val="36996BAD"/>
    <w:rsid w:val="369A7551"/>
    <w:rsid w:val="369EE3CA"/>
    <w:rsid w:val="36B07753"/>
    <w:rsid w:val="36BD16DC"/>
    <w:rsid w:val="36BE7E4E"/>
    <w:rsid w:val="36BF3AB0"/>
    <w:rsid w:val="36C37AF4"/>
    <w:rsid w:val="36C47480"/>
    <w:rsid w:val="36CCDF84"/>
    <w:rsid w:val="36CF7659"/>
    <w:rsid w:val="36D1BE7B"/>
    <w:rsid w:val="36DB239A"/>
    <w:rsid w:val="36DC2E67"/>
    <w:rsid w:val="36E18F90"/>
    <w:rsid w:val="36E377E6"/>
    <w:rsid w:val="36EC6EAC"/>
    <w:rsid w:val="36F3C925"/>
    <w:rsid w:val="36F52236"/>
    <w:rsid w:val="36F82612"/>
    <w:rsid w:val="3700D166"/>
    <w:rsid w:val="3727CB40"/>
    <w:rsid w:val="372DC8D3"/>
    <w:rsid w:val="373D8499"/>
    <w:rsid w:val="37401420"/>
    <w:rsid w:val="374315D0"/>
    <w:rsid w:val="37491B29"/>
    <w:rsid w:val="375A83DD"/>
    <w:rsid w:val="37673C61"/>
    <w:rsid w:val="377785C0"/>
    <w:rsid w:val="3777EB41"/>
    <w:rsid w:val="37B332C7"/>
    <w:rsid w:val="37B90296"/>
    <w:rsid w:val="37C998FE"/>
    <w:rsid w:val="37CDCDB4"/>
    <w:rsid w:val="37CFFB7D"/>
    <w:rsid w:val="37DD0345"/>
    <w:rsid w:val="37EFA2F6"/>
    <w:rsid w:val="37F53B44"/>
    <w:rsid w:val="37FCAF09"/>
    <w:rsid w:val="380143C5"/>
    <w:rsid w:val="381621DB"/>
    <w:rsid w:val="382D7C8C"/>
    <w:rsid w:val="38412E89"/>
    <w:rsid w:val="3846A4BD"/>
    <w:rsid w:val="384BAC44"/>
    <w:rsid w:val="384EFB8C"/>
    <w:rsid w:val="3853E9F6"/>
    <w:rsid w:val="385A7C45"/>
    <w:rsid w:val="3862A7D5"/>
    <w:rsid w:val="386850D8"/>
    <w:rsid w:val="386853E1"/>
    <w:rsid w:val="38686D55"/>
    <w:rsid w:val="386D64EC"/>
    <w:rsid w:val="38739A3D"/>
    <w:rsid w:val="3874E00F"/>
    <w:rsid w:val="38794482"/>
    <w:rsid w:val="387E1268"/>
    <w:rsid w:val="387EF23D"/>
    <w:rsid w:val="388136C2"/>
    <w:rsid w:val="3883DCD0"/>
    <w:rsid w:val="38931671"/>
    <w:rsid w:val="38942B2E"/>
    <w:rsid w:val="38A768D7"/>
    <w:rsid w:val="38AD166D"/>
    <w:rsid w:val="38B50327"/>
    <w:rsid w:val="38B756D6"/>
    <w:rsid w:val="38CD457B"/>
    <w:rsid w:val="38D04BC4"/>
    <w:rsid w:val="38D2F6F6"/>
    <w:rsid w:val="38E7BCA5"/>
    <w:rsid w:val="38E7E95D"/>
    <w:rsid w:val="38F5DB95"/>
    <w:rsid w:val="38FA8D26"/>
    <w:rsid w:val="38FAA9D8"/>
    <w:rsid w:val="38FE6FE4"/>
    <w:rsid w:val="390EC7D5"/>
    <w:rsid w:val="3921A2E8"/>
    <w:rsid w:val="3922F097"/>
    <w:rsid w:val="392C9B8A"/>
    <w:rsid w:val="392E9F4A"/>
    <w:rsid w:val="393B32AB"/>
    <w:rsid w:val="394889A1"/>
    <w:rsid w:val="395AEE09"/>
    <w:rsid w:val="395EF254"/>
    <w:rsid w:val="39683A68"/>
    <w:rsid w:val="3969AA19"/>
    <w:rsid w:val="39745E82"/>
    <w:rsid w:val="397D844A"/>
    <w:rsid w:val="398776A9"/>
    <w:rsid w:val="398AF267"/>
    <w:rsid w:val="39A1CB9F"/>
    <w:rsid w:val="39B42029"/>
    <w:rsid w:val="39B9BBB9"/>
    <w:rsid w:val="39B9D5F3"/>
    <w:rsid w:val="39BEDEB6"/>
    <w:rsid w:val="39C7F134"/>
    <w:rsid w:val="39CC2085"/>
    <w:rsid w:val="39CD10FF"/>
    <w:rsid w:val="39D1DCD3"/>
    <w:rsid w:val="39E43D47"/>
    <w:rsid w:val="39E53175"/>
    <w:rsid w:val="39EE0358"/>
    <w:rsid w:val="39EE44CF"/>
    <w:rsid w:val="39F9F97A"/>
    <w:rsid w:val="39FC48CF"/>
    <w:rsid w:val="3A08FB92"/>
    <w:rsid w:val="3A1AA7ED"/>
    <w:rsid w:val="3A2035D7"/>
    <w:rsid w:val="3A219D1B"/>
    <w:rsid w:val="3A258393"/>
    <w:rsid w:val="3A3920F0"/>
    <w:rsid w:val="3A3C73F0"/>
    <w:rsid w:val="3A420E18"/>
    <w:rsid w:val="3A4EA60C"/>
    <w:rsid w:val="3A503679"/>
    <w:rsid w:val="3A5D89CE"/>
    <w:rsid w:val="3A6788AB"/>
    <w:rsid w:val="3A74A050"/>
    <w:rsid w:val="3A7AE9C2"/>
    <w:rsid w:val="3A88E4CD"/>
    <w:rsid w:val="3A90E3C8"/>
    <w:rsid w:val="3A9100EB"/>
    <w:rsid w:val="3A935666"/>
    <w:rsid w:val="3AAB7787"/>
    <w:rsid w:val="3AAFB0C6"/>
    <w:rsid w:val="3AAFDC88"/>
    <w:rsid w:val="3AB83688"/>
    <w:rsid w:val="3ACAC967"/>
    <w:rsid w:val="3AD2279A"/>
    <w:rsid w:val="3AE0B928"/>
    <w:rsid w:val="3AE32F5C"/>
    <w:rsid w:val="3AE5E4D6"/>
    <w:rsid w:val="3AEB81F0"/>
    <w:rsid w:val="3B21D5F9"/>
    <w:rsid w:val="3B26FE94"/>
    <w:rsid w:val="3B3193DF"/>
    <w:rsid w:val="3B391F58"/>
    <w:rsid w:val="3B3D99D5"/>
    <w:rsid w:val="3B48F9B5"/>
    <w:rsid w:val="3B75013B"/>
    <w:rsid w:val="3B847B72"/>
    <w:rsid w:val="3B890253"/>
    <w:rsid w:val="3B901167"/>
    <w:rsid w:val="3B941FD7"/>
    <w:rsid w:val="3B9BDE6B"/>
    <w:rsid w:val="3BB24B24"/>
    <w:rsid w:val="3BB380DE"/>
    <w:rsid w:val="3BB765A1"/>
    <w:rsid w:val="3BC8D7CA"/>
    <w:rsid w:val="3BCC1B1F"/>
    <w:rsid w:val="3BD05A17"/>
    <w:rsid w:val="3BD50A05"/>
    <w:rsid w:val="3BDDB822"/>
    <w:rsid w:val="3BDFE8CD"/>
    <w:rsid w:val="3BE49C48"/>
    <w:rsid w:val="3BE6A280"/>
    <w:rsid w:val="3BF7CC78"/>
    <w:rsid w:val="3BF7D8F6"/>
    <w:rsid w:val="3C0272C9"/>
    <w:rsid w:val="3C103609"/>
    <w:rsid w:val="3C1A0A20"/>
    <w:rsid w:val="3C24C904"/>
    <w:rsid w:val="3C2D12E6"/>
    <w:rsid w:val="3C318D78"/>
    <w:rsid w:val="3C348A66"/>
    <w:rsid w:val="3C374BEC"/>
    <w:rsid w:val="3C3F4289"/>
    <w:rsid w:val="3C43510C"/>
    <w:rsid w:val="3C443322"/>
    <w:rsid w:val="3C49B49E"/>
    <w:rsid w:val="3C4D4562"/>
    <w:rsid w:val="3C4F7540"/>
    <w:rsid w:val="3C5050E7"/>
    <w:rsid w:val="3C55DDB7"/>
    <w:rsid w:val="3C5C0D2D"/>
    <w:rsid w:val="3C66636A"/>
    <w:rsid w:val="3C67C9AF"/>
    <w:rsid w:val="3C6A3F36"/>
    <w:rsid w:val="3C71272C"/>
    <w:rsid w:val="3C790B92"/>
    <w:rsid w:val="3C790B92"/>
    <w:rsid w:val="3C795BC8"/>
    <w:rsid w:val="3C9141EA"/>
    <w:rsid w:val="3C95C020"/>
    <w:rsid w:val="3C9A1605"/>
    <w:rsid w:val="3CA37AE1"/>
    <w:rsid w:val="3CAFE2D1"/>
    <w:rsid w:val="3CB02F46"/>
    <w:rsid w:val="3CB5C095"/>
    <w:rsid w:val="3CB5F9D6"/>
    <w:rsid w:val="3CC24BA4"/>
    <w:rsid w:val="3CC28A63"/>
    <w:rsid w:val="3CC51554"/>
    <w:rsid w:val="3CD81AF6"/>
    <w:rsid w:val="3CDE7158"/>
    <w:rsid w:val="3CF0331C"/>
    <w:rsid w:val="3CF0B63A"/>
    <w:rsid w:val="3CF18ABC"/>
    <w:rsid w:val="3CF7709E"/>
    <w:rsid w:val="3CF805EC"/>
    <w:rsid w:val="3CFC59B2"/>
    <w:rsid w:val="3D042EC6"/>
    <w:rsid w:val="3D0A66BC"/>
    <w:rsid w:val="3D10EF50"/>
    <w:rsid w:val="3D1406CE"/>
    <w:rsid w:val="3D16D124"/>
    <w:rsid w:val="3D1CAB56"/>
    <w:rsid w:val="3D21C0B6"/>
    <w:rsid w:val="3D2D94BC"/>
    <w:rsid w:val="3D30CB2D"/>
    <w:rsid w:val="3D316D24"/>
    <w:rsid w:val="3D4CAEA6"/>
    <w:rsid w:val="3D4CBA0E"/>
    <w:rsid w:val="3D52892F"/>
    <w:rsid w:val="3D552525"/>
    <w:rsid w:val="3D57E8D1"/>
    <w:rsid w:val="3D588A90"/>
    <w:rsid w:val="3D5DA499"/>
    <w:rsid w:val="3D61D891"/>
    <w:rsid w:val="3D63AE78"/>
    <w:rsid w:val="3D818E3E"/>
    <w:rsid w:val="3D8D6F5D"/>
    <w:rsid w:val="3D9E767A"/>
    <w:rsid w:val="3DA11A4D"/>
    <w:rsid w:val="3DA1966A"/>
    <w:rsid w:val="3DA8CE60"/>
    <w:rsid w:val="3DAAD332"/>
    <w:rsid w:val="3DB11619"/>
    <w:rsid w:val="3DBECB5D"/>
    <w:rsid w:val="3DC0E817"/>
    <w:rsid w:val="3DCBC94A"/>
    <w:rsid w:val="3DD10ED1"/>
    <w:rsid w:val="3DEF0090"/>
    <w:rsid w:val="3DFFBAF7"/>
    <w:rsid w:val="3E0019DD"/>
    <w:rsid w:val="3E01F66D"/>
    <w:rsid w:val="3E03191B"/>
    <w:rsid w:val="3E101C19"/>
    <w:rsid w:val="3E170853"/>
    <w:rsid w:val="3E220057"/>
    <w:rsid w:val="3E22A9A1"/>
    <w:rsid w:val="3E266C5F"/>
    <w:rsid w:val="3E3438D6"/>
    <w:rsid w:val="3E3A245C"/>
    <w:rsid w:val="3E44D8A8"/>
    <w:rsid w:val="3E5CD815"/>
    <w:rsid w:val="3E63D035"/>
    <w:rsid w:val="3E7B89AF"/>
    <w:rsid w:val="3E7CC576"/>
    <w:rsid w:val="3E935977"/>
    <w:rsid w:val="3E988C07"/>
    <w:rsid w:val="3EAE2925"/>
    <w:rsid w:val="3EB223CB"/>
    <w:rsid w:val="3EB57EA4"/>
    <w:rsid w:val="3EE0D071"/>
    <w:rsid w:val="3EEB91FF"/>
    <w:rsid w:val="3EF492D4"/>
    <w:rsid w:val="3EFA9527"/>
    <w:rsid w:val="3EFD8F3C"/>
    <w:rsid w:val="3F257396"/>
    <w:rsid w:val="3F37E1B1"/>
    <w:rsid w:val="3F3835FA"/>
    <w:rsid w:val="3F582906"/>
    <w:rsid w:val="3F5AA38B"/>
    <w:rsid w:val="3F65DD2C"/>
    <w:rsid w:val="3F6E7864"/>
    <w:rsid w:val="3F72B2AC"/>
    <w:rsid w:val="3F7DEF62"/>
    <w:rsid w:val="3F804912"/>
    <w:rsid w:val="3F92B32D"/>
    <w:rsid w:val="3F9588E4"/>
    <w:rsid w:val="3F9A40F5"/>
    <w:rsid w:val="3FA58969"/>
    <w:rsid w:val="3FA69B2E"/>
    <w:rsid w:val="3FB966FC"/>
    <w:rsid w:val="3FB97F55"/>
    <w:rsid w:val="3FCCDFEE"/>
    <w:rsid w:val="3FD52685"/>
    <w:rsid w:val="3FD9483C"/>
    <w:rsid w:val="3FDD04AF"/>
    <w:rsid w:val="3FDFDD12"/>
    <w:rsid w:val="3FFC3CAA"/>
    <w:rsid w:val="4002A4A0"/>
    <w:rsid w:val="400B5D8E"/>
    <w:rsid w:val="400C9E38"/>
    <w:rsid w:val="40155073"/>
    <w:rsid w:val="401F6F5E"/>
    <w:rsid w:val="4024B401"/>
    <w:rsid w:val="402608F9"/>
    <w:rsid w:val="40310321"/>
    <w:rsid w:val="403C84A4"/>
    <w:rsid w:val="40432FBC"/>
    <w:rsid w:val="404D2A33"/>
    <w:rsid w:val="405C26DA"/>
    <w:rsid w:val="405E0450"/>
    <w:rsid w:val="405E167C"/>
    <w:rsid w:val="406E60B8"/>
    <w:rsid w:val="4070C74D"/>
    <w:rsid w:val="407182E6"/>
    <w:rsid w:val="407AE92A"/>
    <w:rsid w:val="4086B864"/>
    <w:rsid w:val="4095BE00"/>
    <w:rsid w:val="40AEE00A"/>
    <w:rsid w:val="40AFB9E7"/>
    <w:rsid w:val="40BE1D59"/>
    <w:rsid w:val="40C1EEAC"/>
    <w:rsid w:val="40C38658"/>
    <w:rsid w:val="40C5B1D0"/>
    <w:rsid w:val="40C7DCB1"/>
    <w:rsid w:val="40CEED64"/>
    <w:rsid w:val="40D9E1FC"/>
    <w:rsid w:val="40DEC29E"/>
    <w:rsid w:val="40ED3AA8"/>
    <w:rsid w:val="40F27DA3"/>
    <w:rsid w:val="40FD7BFF"/>
    <w:rsid w:val="40FF11CD"/>
    <w:rsid w:val="40FF71C8"/>
    <w:rsid w:val="41001E28"/>
    <w:rsid w:val="41130C08"/>
    <w:rsid w:val="4114311E"/>
    <w:rsid w:val="41155303"/>
    <w:rsid w:val="41185A01"/>
    <w:rsid w:val="41265409"/>
    <w:rsid w:val="412855D5"/>
    <w:rsid w:val="412DC19C"/>
    <w:rsid w:val="41360F49"/>
    <w:rsid w:val="4137F275"/>
    <w:rsid w:val="414AC120"/>
    <w:rsid w:val="4163609F"/>
    <w:rsid w:val="416895C5"/>
    <w:rsid w:val="4169CC50"/>
    <w:rsid w:val="416E025C"/>
    <w:rsid w:val="416E9251"/>
    <w:rsid w:val="417150D0"/>
    <w:rsid w:val="417EB4C0"/>
    <w:rsid w:val="418BF55B"/>
    <w:rsid w:val="418DA41C"/>
    <w:rsid w:val="41990EF4"/>
    <w:rsid w:val="419A95B2"/>
    <w:rsid w:val="419F680C"/>
    <w:rsid w:val="41A83303"/>
    <w:rsid w:val="41AD22D0"/>
    <w:rsid w:val="41CBF3DD"/>
    <w:rsid w:val="41D81300"/>
    <w:rsid w:val="41E974A1"/>
    <w:rsid w:val="41EA3385"/>
    <w:rsid w:val="41ED27AD"/>
    <w:rsid w:val="41F48524"/>
    <w:rsid w:val="41F5EFB3"/>
    <w:rsid w:val="41F61201"/>
    <w:rsid w:val="4201237B"/>
    <w:rsid w:val="4225FE66"/>
    <w:rsid w:val="4227102F"/>
    <w:rsid w:val="423EBA0E"/>
    <w:rsid w:val="4243A560"/>
    <w:rsid w:val="424D04DD"/>
    <w:rsid w:val="42568303"/>
    <w:rsid w:val="425B38BF"/>
    <w:rsid w:val="4260C31E"/>
    <w:rsid w:val="4262D60D"/>
    <w:rsid w:val="4269FADC"/>
    <w:rsid w:val="426A96A2"/>
    <w:rsid w:val="426AC262"/>
    <w:rsid w:val="42791B07"/>
    <w:rsid w:val="4281B24D"/>
    <w:rsid w:val="4289047B"/>
    <w:rsid w:val="42902066"/>
    <w:rsid w:val="42937E7E"/>
    <w:rsid w:val="4299D018"/>
    <w:rsid w:val="42A5F7D2"/>
    <w:rsid w:val="42BBCF56"/>
    <w:rsid w:val="42BC773B"/>
    <w:rsid w:val="42BD25E5"/>
    <w:rsid w:val="42C4E9DA"/>
    <w:rsid w:val="42C88ED4"/>
    <w:rsid w:val="42CDD69F"/>
    <w:rsid w:val="42D58040"/>
    <w:rsid w:val="42E2494C"/>
    <w:rsid w:val="42E8110C"/>
    <w:rsid w:val="42E907F7"/>
    <w:rsid w:val="42F19D89"/>
    <w:rsid w:val="42FBFDD9"/>
    <w:rsid w:val="4304A685"/>
    <w:rsid w:val="4309757D"/>
    <w:rsid w:val="430B6723"/>
    <w:rsid w:val="43176E76"/>
    <w:rsid w:val="4323C4AD"/>
    <w:rsid w:val="432598BE"/>
    <w:rsid w:val="43291A39"/>
    <w:rsid w:val="433B4955"/>
    <w:rsid w:val="4343AA92"/>
    <w:rsid w:val="4346844A"/>
    <w:rsid w:val="434806F9"/>
    <w:rsid w:val="434ED069"/>
    <w:rsid w:val="43504BFB"/>
    <w:rsid w:val="43629E0C"/>
    <w:rsid w:val="43650283"/>
    <w:rsid w:val="436D2A51"/>
    <w:rsid w:val="436E039B"/>
    <w:rsid w:val="437226D9"/>
    <w:rsid w:val="437CC6F7"/>
    <w:rsid w:val="43831B25"/>
    <w:rsid w:val="438846E2"/>
    <w:rsid w:val="438AAF73"/>
    <w:rsid w:val="438E913A"/>
    <w:rsid w:val="4396A3CF"/>
    <w:rsid w:val="43A3FDCF"/>
    <w:rsid w:val="43D5B7AE"/>
    <w:rsid w:val="43F6FF0E"/>
    <w:rsid w:val="43FD5B05"/>
    <w:rsid w:val="4415D02D"/>
    <w:rsid w:val="44163266"/>
    <w:rsid w:val="44193844"/>
    <w:rsid w:val="44268164"/>
    <w:rsid w:val="44388547"/>
    <w:rsid w:val="443C420F"/>
    <w:rsid w:val="443E4F70"/>
    <w:rsid w:val="4446FFCD"/>
    <w:rsid w:val="44557556"/>
    <w:rsid w:val="4460ACE0"/>
    <w:rsid w:val="4466042B"/>
    <w:rsid w:val="446FE231"/>
    <w:rsid w:val="4472A04F"/>
    <w:rsid w:val="4481F92E"/>
    <w:rsid w:val="448BBA9A"/>
    <w:rsid w:val="448D6FE8"/>
    <w:rsid w:val="449EDBB7"/>
    <w:rsid w:val="449F1A3F"/>
    <w:rsid w:val="44BC1079"/>
    <w:rsid w:val="44C51770"/>
    <w:rsid w:val="44DB92D0"/>
    <w:rsid w:val="44DCF08A"/>
    <w:rsid w:val="44DE6BF5"/>
    <w:rsid w:val="44E9E15A"/>
    <w:rsid w:val="44F8680F"/>
    <w:rsid w:val="44FA8D35"/>
    <w:rsid w:val="45000E3D"/>
    <w:rsid w:val="450093EB"/>
    <w:rsid w:val="450BE3FE"/>
    <w:rsid w:val="451AF70E"/>
    <w:rsid w:val="451EA740"/>
    <w:rsid w:val="4520D89C"/>
    <w:rsid w:val="45260F65"/>
    <w:rsid w:val="4547C2E7"/>
    <w:rsid w:val="454AAA1E"/>
    <w:rsid w:val="454BC9A9"/>
    <w:rsid w:val="45526605"/>
    <w:rsid w:val="455D8311"/>
    <w:rsid w:val="45682988"/>
    <w:rsid w:val="45755164"/>
    <w:rsid w:val="45806639"/>
    <w:rsid w:val="458210E7"/>
    <w:rsid w:val="4582A117"/>
    <w:rsid w:val="4584A466"/>
    <w:rsid w:val="458BD7F4"/>
    <w:rsid w:val="45904850"/>
    <w:rsid w:val="45955258"/>
    <w:rsid w:val="459C9769"/>
    <w:rsid w:val="45A8001B"/>
    <w:rsid w:val="45A856ED"/>
    <w:rsid w:val="45AFF5AC"/>
    <w:rsid w:val="45BC52EA"/>
    <w:rsid w:val="45BC9F5F"/>
    <w:rsid w:val="45C0A05C"/>
    <w:rsid w:val="45C0ED3E"/>
    <w:rsid w:val="45C3FAC2"/>
    <w:rsid w:val="45C94308"/>
    <w:rsid w:val="45D37336"/>
    <w:rsid w:val="45E6E9D0"/>
    <w:rsid w:val="45E81E0B"/>
    <w:rsid w:val="45F57EF3"/>
    <w:rsid w:val="45FD6982"/>
    <w:rsid w:val="4605E825"/>
    <w:rsid w:val="46088480"/>
    <w:rsid w:val="4609CB37"/>
    <w:rsid w:val="460CCC9C"/>
    <w:rsid w:val="461634CE"/>
    <w:rsid w:val="46222CD6"/>
    <w:rsid w:val="46227CDA"/>
    <w:rsid w:val="462CCC58"/>
    <w:rsid w:val="462E1B02"/>
    <w:rsid w:val="463F2E90"/>
    <w:rsid w:val="464515FB"/>
    <w:rsid w:val="464AC684"/>
    <w:rsid w:val="464B61CF"/>
    <w:rsid w:val="464E214C"/>
    <w:rsid w:val="465433F6"/>
    <w:rsid w:val="4655A554"/>
    <w:rsid w:val="465DD878"/>
    <w:rsid w:val="46688C74"/>
    <w:rsid w:val="46734C63"/>
    <w:rsid w:val="4677759A"/>
    <w:rsid w:val="46796696"/>
    <w:rsid w:val="4679D339"/>
    <w:rsid w:val="46864108"/>
    <w:rsid w:val="46885995"/>
    <w:rsid w:val="4696D362"/>
    <w:rsid w:val="469AF011"/>
    <w:rsid w:val="46A30EC2"/>
    <w:rsid w:val="46A9F4ED"/>
    <w:rsid w:val="46BA77CF"/>
    <w:rsid w:val="46BFA96E"/>
    <w:rsid w:val="46C43EFF"/>
    <w:rsid w:val="46C62BBC"/>
    <w:rsid w:val="46CFB61F"/>
    <w:rsid w:val="46EE5F34"/>
    <w:rsid w:val="46F48103"/>
    <w:rsid w:val="46F997F3"/>
    <w:rsid w:val="46FF068E"/>
    <w:rsid w:val="4702D0A4"/>
    <w:rsid w:val="470387A6"/>
    <w:rsid w:val="4713D087"/>
    <w:rsid w:val="471F0AF3"/>
    <w:rsid w:val="472338DA"/>
    <w:rsid w:val="4724D6D4"/>
    <w:rsid w:val="47262458"/>
    <w:rsid w:val="4726B3E6"/>
    <w:rsid w:val="472E4ABF"/>
    <w:rsid w:val="47323257"/>
    <w:rsid w:val="47323AE0"/>
    <w:rsid w:val="473714DA"/>
    <w:rsid w:val="4753904B"/>
    <w:rsid w:val="475A7E19"/>
    <w:rsid w:val="475C79C9"/>
    <w:rsid w:val="475CB502"/>
    <w:rsid w:val="47602C91"/>
    <w:rsid w:val="47668FE4"/>
    <w:rsid w:val="47783B23"/>
    <w:rsid w:val="477B9B5C"/>
    <w:rsid w:val="479794CD"/>
    <w:rsid w:val="47A604D7"/>
    <w:rsid w:val="47C3DD42"/>
    <w:rsid w:val="47D10EA2"/>
    <w:rsid w:val="47D506CB"/>
    <w:rsid w:val="47DF54B8"/>
    <w:rsid w:val="47E85C5C"/>
    <w:rsid w:val="47E8C7BA"/>
    <w:rsid w:val="47EF1E67"/>
    <w:rsid w:val="47F1783B"/>
    <w:rsid w:val="47FE5D87"/>
    <w:rsid w:val="480728E1"/>
    <w:rsid w:val="482356BF"/>
    <w:rsid w:val="482374C3"/>
    <w:rsid w:val="4836D413"/>
    <w:rsid w:val="483D3049"/>
    <w:rsid w:val="484F7C57"/>
    <w:rsid w:val="4851EA12"/>
    <w:rsid w:val="48541FC0"/>
    <w:rsid w:val="485CE58B"/>
    <w:rsid w:val="48713E7E"/>
    <w:rsid w:val="4873DCF8"/>
    <w:rsid w:val="4874CA05"/>
    <w:rsid w:val="4888FF7A"/>
    <w:rsid w:val="488A0F20"/>
    <w:rsid w:val="488DFE20"/>
    <w:rsid w:val="48A4B6D7"/>
    <w:rsid w:val="48A87EF1"/>
    <w:rsid w:val="48AAB881"/>
    <w:rsid w:val="48B39855"/>
    <w:rsid w:val="48B524B2"/>
    <w:rsid w:val="48BACE97"/>
    <w:rsid w:val="48BCE209"/>
    <w:rsid w:val="48BE30B1"/>
    <w:rsid w:val="48E762E1"/>
    <w:rsid w:val="48EB8C38"/>
    <w:rsid w:val="48F2B8EF"/>
    <w:rsid w:val="48F699E5"/>
    <w:rsid w:val="48FADE58"/>
    <w:rsid w:val="4901728F"/>
    <w:rsid w:val="490A0DBA"/>
    <w:rsid w:val="4911F431"/>
    <w:rsid w:val="491476E5"/>
    <w:rsid w:val="4918E048"/>
    <w:rsid w:val="492823BF"/>
    <w:rsid w:val="492A3A3B"/>
    <w:rsid w:val="49392B3B"/>
    <w:rsid w:val="4946518C"/>
    <w:rsid w:val="494FDEAD"/>
    <w:rsid w:val="495B7BB4"/>
    <w:rsid w:val="495EE945"/>
    <w:rsid w:val="4963C75F"/>
    <w:rsid w:val="49696BAE"/>
    <w:rsid w:val="4971F220"/>
    <w:rsid w:val="49737DDD"/>
    <w:rsid w:val="49759632"/>
    <w:rsid w:val="497B8803"/>
    <w:rsid w:val="49963150"/>
    <w:rsid w:val="4999A397"/>
    <w:rsid w:val="49A0D132"/>
    <w:rsid w:val="49A0D87E"/>
    <w:rsid w:val="49A89959"/>
    <w:rsid w:val="49AE3591"/>
    <w:rsid w:val="49B330B1"/>
    <w:rsid w:val="49B3CC29"/>
    <w:rsid w:val="49BCBF14"/>
    <w:rsid w:val="4A030F0F"/>
    <w:rsid w:val="4A0784B3"/>
    <w:rsid w:val="4A0A1EDE"/>
    <w:rsid w:val="4A0A326B"/>
    <w:rsid w:val="4A1DBEF9"/>
    <w:rsid w:val="4A21CBD0"/>
    <w:rsid w:val="4A239084"/>
    <w:rsid w:val="4A3A4AA5"/>
    <w:rsid w:val="4A3B1ACF"/>
    <w:rsid w:val="4A46DC5A"/>
    <w:rsid w:val="4A52B4EB"/>
    <w:rsid w:val="4A6036ED"/>
    <w:rsid w:val="4A69F275"/>
    <w:rsid w:val="4A6C1D53"/>
    <w:rsid w:val="4A6C5F3A"/>
    <w:rsid w:val="4A89CCDA"/>
    <w:rsid w:val="4A8B7C7B"/>
    <w:rsid w:val="4A8BF6CA"/>
    <w:rsid w:val="4A9AF7AD"/>
    <w:rsid w:val="4A9B3C48"/>
    <w:rsid w:val="4A9B9046"/>
    <w:rsid w:val="4AAD585E"/>
    <w:rsid w:val="4ACDBCAF"/>
    <w:rsid w:val="4ADAA2BC"/>
    <w:rsid w:val="4AE1114C"/>
    <w:rsid w:val="4AE7D478"/>
    <w:rsid w:val="4AEB9578"/>
    <w:rsid w:val="4AEFDA2F"/>
    <w:rsid w:val="4AF158D0"/>
    <w:rsid w:val="4AF16401"/>
    <w:rsid w:val="4AF74124"/>
    <w:rsid w:val="4AFF9050"/>
    <w:rsid w:val="4B00F81A"/>
    <w:rsid w:val="4B08344D"/>
    <w:rsid w:val="4B40F086"/>
    <w:rsid w:val="4B43B7BB"/>
    <w:rsid w:val="4B46701D"/>
    <w:rsid w:val="4B4D5619"/>
    <w:rsid w:val="4B73248C"/>
    <w:rsid w:val="4B7939D2"/>
    <w:rsid w:val="4B7C2024"/>
    <w:rsid w:val="4B862B09"/>
    <w:rsid w:val="4B893D81"/>
    <w:rsid w:val="4B8A3846"/>
    <w:rsid w:val="4B8A90F7"/>
    <w:rsid w:val="4B8B0B2B"/>
    <w:rsid w:val="4B9A2210"/>
    <w:rsid w:val="4BA14BD2"/>
    <w:rsid w:val="4BA499C8"/>
    <w:rsid w:val="4BD0442D"/>
    <w:rsid w:val="4BD2A2F5"/>
    <w:rsid w:val="4BD5F8E7"/>
    <w:rsid w:val="4BE6CB32"/>
    <w:rsid w:val="4BE7B688"/>
    <w:rsid w:val="4BEF4991"/>
    <w:rsid w:val="4BF02C8C"/>
    <w:rsid w:val="4C0C7CF7"/>
    <w:rsid w:val="4C143720"/>
    <w:rsid w:val="4C172960"/>
    <w:rsid w:val="4C1A8789"/>
    <w:rsid w:val="4C1BEA7A"/>
    <w:rsid w:val="4C1CBB2B"/>
    <w:rsid w:val="4C38FE5D"/>
    <w:rsid w:val="4C3A6488"/>
    <w:rsid w:val="4C3EA695"/>
    <w:rsid w:val="4C422FF4"/>
    <w:rsid w:val="4C495397"/>
    <w:rsid w:val="4C4B4030"/>
    <w:rsid w:val="4C51D819"/>
    <w:rsid w:val="4C5EEA0F"/>
    <w:rsid w:val="4C669768"/>
    <w:rsid w:val="4C67EE28"/>
    <w:rsid w:val="4C6F21C0"/>
    <w:rsid w:val="4C77419B"/>
    <w:rsid w:val="4C84B44E"/>
    <w:rsid w:val="4C890C2E"/>
    <w:rsid w:val="4C895FDA"/>
    <w:rsid w:val="4C8D599E"/>
    <w:rsid w:val="4CA01CC7"/>
    <w:rsid w:val="4CA15D7A"/>
    <w:rsid w:val="4CBE2F3D"/>
    <w:rsid w:val="4CCB030E"/>
    <w:rsid w:val="4CCED258"/>
    <w:rsid w:val="4CD0B7CB"/>
    <w:rsid w:val="4CD79BFB"/>
    <w:rsid w:val="4CDB8DBA"/>
    <w:rsid w:val="4CEC2C60"/>
    <w:rsid w:val="4CECCE5D"/>
    <w:rsid w:val="4D028612"/>
    <w:rsid w:val="4D191342"/>
    <w:rsid w:val="4D1DA36C"/>
    <w:rsid w:val="4D238778"/>
    <w:rsid w:val="4D251201"/>
    <w:rsid w:val="4D26B19D"/>
    <w:rsid w:val="4D2D1419"/>
    <w:rsid w:val="4D3FB87A"/>
    <w:rsid w:val="4D427B4B"/>
    <w:rsid w:val="4D466E38"/>
    <w:rsid w:val="4D488919"/>
    <w:rsid w:val="4D48B5FF"/>
    <w:rsid w:val="4D55FB83"/>
    <w:rsid w:val="4D62A7ED"/>
    <w:rsid w:val="4D6AF614"/>
    <w:rsid w:val="4D721A1C"/>
    <w:rsid w:val="4D79CC93"/>
    <w:rsid w:val="4D7D0240"/>
    <w:rsid w:val="4D7DFCA0"/>
    <w:rsid w:val="4D7F2FE6"/>
    <w:rsid w:val="4D90472F"/>
    <w:rsid w:val="4DA6D360"/>
    <w:rsid w:val="4DB77010"/>
    <w:rsid w:val="4DB9D66B"/>
    <w:rsid w:val="4DB9E55C"/>
    <w:rsid w:val="4DC24F96"/>
    <w:rsid w:val="4DC68B52"/>
    <w:rsid w:val="4DC95A2C"/>
    <w:rsid w:val="4DCCDC16"/>
    <w:rsid w:val="4DEDD848"/>
    <w:rsid w:val="4DF3B96A"/>
    <w:rsid w:val="4DFEAC3C"/>
    <w:rsid w:val="4E00A415"/>
    <w:rsid w:val="4E0258C8"/>
    <w:rsid w:val="4E046C35"/>
    <w:rsid w:val="4E0B6FE5"/>
    <w:rsid w:val="4E112241"/>
    <w:rsid w:val="4E22FB81"/>
    <w:rsid w:val="4E23F384"/>
    <w:rsid w:val="4E38EBAA"/>
    <w:rsid w:val="4E390F63"/>
    <w:rsid w:val="4E410D6F"/>
    <w:rsid w:val="4E48E370"/>
    <w:rsid w:val="4E50EA11"/>
    <w:rsid w:val="4E59F6B8"/>
    <w:rsid w:val="4E5A1401"/>
    <w:rsid w:val="4E5B4538"/>
    <w:rsid w:val="4E5E06C3"/>
    <w:rsid w:val="4E6838B0"/>
    <w:rsid w:val="4E6B21FF"/>
    <w:rsid w:val="4E7304E6"/>
    <w:rsid w:val="4E794C33"/>
    <w:rsid w:val="4E85524A"/>
    <w:rsid w:val="4E8600BC"/>
    <w:rsid w:val="4E93197B"/>
    <w:rsid w:val="4E93EC2C"/>
    <w:rsid w:val="4E9A668C"/>
    <w:rsid w:val="4EA0FB3D"/>
    <w:rsid w:val="4EAA275F"/>
    <w:rsid w:val="4EB00466"/>
    <w:rsid w:val="4EB7F04E"/>
    <w:rsid w:val="4EBEE07F"/>
    <w:rsid w:val="4EDD48AD"/>
    <w:rsid w:val="4EDF71AF"/>
    <w:rsid w:val="4EF3C95F"/>
    <w:rsid w:val="4F025724"/>
    <w:rsid w:val="4F155949"/>
    <w:rsid w:val="4F1B94B5"/>
    <w:rsid w:val="4F234DBF"/>
    <w:rsid w:val="4F2B040D"/>
    <w:rsid w:val="4F32BE0C"/>
    <w:rsid w:val="4F5519D6"/>
    <w:rsid w:val="4F5FB230"/>
    <w:rsid w:val="4F6094CD"/>
    <w:rsid w:val="4F61D3A9"/>
    <w:rsid w:val="4F6406F2"/>
    <w:rsid w:val="4F654437"/>
    <w:rsid w:val="4F72ED09"/>
    <w:rsid w:val="4F7B36F8"/>
    <w:rsid w:val="4F7D59E8"/>
    <w:rsid w:val="4F848DC4"/>
    <w:rsid w:val="4F922641"/>
    <w:rsid w:val="4F96AD8F"/>
    <w:rsid w:val="4F9AABA7"/>
    <w:rsid w:val="4FB1ABB9"/>
    <w:rsid w:val="4FBA2107"/>
    <w:rsid w:val="4FBDD907"/>
    <w:rsid w:val="4FC693DC"/>
    <w:rsid w:val="4FCD5154"/>
    <w:rsid w:val="4FD20D45"/>
    <w:rsid w:val="4FD555D9"/>
    <w:rsid w:val="4FD5C5DE"/>
    <w:rsid w:val="4FDAF7F1"/>
    <w:rsid w:val="4FDB0833"/>
    <w:rsid w:val="4FE3D288"/>
    <w:rsid w:val="4FE4F689"/>
    <w:rsid w:val="4FEA7834"/>
    <w:rsid w:val="4FEBC8F7"/>
    <w:rsid w:val="4FEE19AB"/>
    <w:rsid w:val="4FF100C9"/>
    <w:rsid w:val="4FF51088"/>
    <w:rsid w:val="4FFB8184"/>
    <w:rsid w:val="4FFC2C25"/>
    <w:rsid w:val="50000976"/>
    <w:rsid w:val="500ADFD4"/>
    <w:rsid w:val="500FDDCE"/>
    <w:rsid w:val="5010712C"/>
    <w:rsid w:val="5012488E"/>
    <w:rsid w:val="501DBB19"/>
    <w:rsid w:val="502FCD0E"/>
    <w:rsid w:val="50340B74"/>
    <w:rsid w:val="503DFEF4"/>
    <w:rsid w:val="504A67CC"/>
    <w:rsid w:val="504FF933"/>
    <w:rsid w:val="5071F684"/>
    <w:rsid w:val="5078BD18"/>
    <w:rsid w:val="508CD731"/>
    <w:rsid w:val="50A5DE6C"/>
    <w:rsid w:val="50BBB48B"/>
    <w:rsid w:val="50BDE2DB"/>
    <w:rsid w:val="50BF5BC2"/>
    <w:rsid w:val="50C89DFF"/>
    <w:rsid w:val="50CF9B5D"/>
    <w:rsid w:val="50CFA885"/>
    <w:rsid w:val="50D2B20F"/>
    <w:rsid w:val="50DE7A42"/>
    <w:rsid w:val="50F82B6A"/>
    <w:rsid w:val="510002D4"/>
    <w:rsid w:val="51037F8C"/>
    <w:rsid w:val="5103C06E"/>
    <w:rsid w:val="510D5DE4"/>
    <w:rsid w:val="510DFAD2"/>
    <w:rsid w:val="511A1B93"/>
    <w:rsid w:val="511B3F7F"/>
    <w:rsid w:val="512A244C"/>
    <w:rsid w:val="512AEBA0"/>
    <w:rsid w:val="512C240D"/>
    <w:rsid w:val="5133892F"/>
    <w:rsid w:val="513CFEA0"/>
    <w:rsid w:val="513CFF44"/>
    <w:rsid w:val="514292BD"/>
    <w:rsid w:val="5148F112"/>
    <w:rsid w:val="514A5F6E"/>
    <w:rsid w:val="514C38CA"/>
    <w:rsid w:val="5157C065"/>
    <w:rsid w:val="515E6BDE"/>
    <w:rsid w:val="51667E9E"/>
    <w:rsid w:val="516C5AFF"/>
    <w:rsid w:val="516EA372"/>
    <w:rsid w:val="517185B5"/>
    <w:rsid w:val="5175126E"/>
    <w:rsid w:val="517E0FA4"/>
    <w:rsid w:val="51975E3E"/>
    <w:rsid w:val="51A579DB"/>
    <w:rsid w:val="51A93678"/>
    <w:rsid w:val="51B07FCA"/>
    <w:rsid w:val="51B2510D"/>
    <w:rsid w:val="51B39EEE"/>
    <w:rsid w:val="51B4F8A7"/>
    <w:rsid w:val="51BA9A73"/>
    <w:rsid w:val="51CE1619"/>
    <w:rsid w:val="51CFBEF1"/>
    <w:rsid w:val="51DAA727"/>
    <w:rsid w:val="51DCAB2A"/>
    <w:rsid w:val="51E35781"/>
    <w:rsid w:val="51E8A846"/>
    <w:rsid w:val="51E98F6F"/>
    <w:rsid w:val="51EAC5A5"/>
    <w:rsid w:val="51ED46B7"/>
    <w:rsid w:val="51F2AD9E"/>
    <w:rsid w:val="51F4125F"/>
    <w:rsid w:val="51F79DA8"/>
    <w:rsid w:val="52104007"/>
    <w:rsid w:val="52132B4E"/>
    <w:rsid w:val="5214183C"/>
    <w:rsid w:val="5216BB9F"/>
    <w:rsid w:val="521F7FD8"/>
    <w:rsid w:val="52206677"/>
    <w:rsid w:val="522514E3"/>
    <w:rsid w:val="522F97BA"/>
    <w:rsid w:val="523CD5FE"/>
    <w:rsid w:val="52753ACB"/>
    <w:rsid w:val="52786C1A"/>
    <w:rsid w:val="5282B990"/>
    <w:rsid w:val="52860B00"/>
    <w:rsid w:val="528639C4"/>
    <w:rsid w:val="528CEB42"/>
    <w:rsid w:val="528D0960"/>
    <w:rsid w:val="529101AE"/>
    <w:rsid w:val="5291EDA3"/>
    <w:rsid w:val="52983377"/>
    <w:rsid w:val="529DD84C"/>
    <w:rsid w:val="52A77D59"/>
    <w:rsid w:val="52B37B28"/>
    <w:rsid w:val="52B6A5ED"/>
    <w:rsid w:val="52C6BDF0"/>
    <w:rsid w:val="52CBAC4D"/>
    <w:rsid w:val="52CD6587"/>
    <w:rsid w:val="52E1FD98"/>
    <w:rsid w:val="52F645FE"/>
    <w:rsid w:val="52F887B7"/>
    <w:rsid w:val="52FFF78C"/>
    <w:rsid w:val="5319661A"/>
    <w:rsid w:val="532F31F1"/>
    <w:rsid w:val="532FE778"/>
    <w:rsid w:val="53337717"/>
    <w:rsid w:val="5335CB99"/>
    <w:rsid w:val="5335D75B"/>
    <w:rsid w:val="534C8884"/>
    <w:rsid w:val="535349B0"/>
    <w:rsid w:val="535389A0"/>
    <w:rsid w:val="5353F175"/>
    <w:rsid w:val="5357A44C"/>
    <w:rsid w:val="535C836F"/>
    <w:rsid w:val="5364F422"/>
    <w:rsid w:val="536AB9CF"/>
    <w:rsid w:val="536D0BED"/>
    <w:rsid w:val="536D4AC6"/>
    <w:rsid w:val="539A67CF"/>
    <w:rsid w:val="53A50FD8"/>
    <w:rsid w:val="53AE6FE3"/>
    <w:rsid w:val="53D63746"/>
    <w:rsid w:val="53E3CE40"/>
    <w:rsid w:val="53E682A2"/>
    <w:rsid w:val="53EABA32"/>
    <w:rsid w:val="53F69955"/>
    <w:rsid w:val="5422D578"/>
    <w:rsid w:val="5428DAD8"/>
    <w:rsid w:val="5429EEA6"/>
    <w:rsid w:val="542C2A2E"/>
    <w:rsid w:val="5439A828"/>
    <w:rsid w:val="543E0257"/>
    <w:rsid w:val="544E7BD1"/>
    <w:rsid w:val="5454CE99"/>
    <w:rsid w:val="545794EC"/>
    <w:rsid w:val="546AD0C3"/>
    <w:rsid w:val="546C9587"/>
    <w:rsid w:val="54723FC0"/>
    <w:rsid w:val="5476CA49"/>
    <w:rsid w:val="547B21A1"/>
    <w:rsid w:val="547E5582"/>
    <w:rsid w:val="5482C49A"/>
    <w:rsid w:val="5482CBD1"/>
    <w:rsid w:val="5488F049"/>
    <w:rsid w:val="548A8E02"/>
    <w:rsid w:val="548E3EEF"/>
    <w:rsid w:val="54928A70"/>
    <w:rsid w:val="54935471"/>
    <w:rsid w:val="5494F2FB"/>
    <w:rsid w:val="54956710"/>
    <w:rsid w:val="54959D71"/>
    <w:rsid w:val="549A4FE2"/>
    <w:rsid w:val="54BC90C0"/>
    <w:rsid w:val="54BF9E6E"/>
    <w:rsid w:val="54C3011C"/>
    <w:rsid w:val="54D0F729"/>
    <w:rsid w:val="54E3A3C4"/>
    <w:rsid w:val="54E7E162"/>
    <w:rsid w:val="54F98F51"/>
    <w:rsid w:val="55009E7D"/>
    <w:rsid w:val="550A1A71"/>
    <w:rsid w:val="551844CD"/>
    <w:rsid w:val="55254222"/>
    <w:rsid w:val="552B4C1C"/>
    <w:rsid w:val="552ECC9F"/>
    <w:rsid w:val="5543CDF6"/>
    <w:rsid w:val="55454F15"/>
    <w:rsid w:val="5546E774"/>
    <w:rsid w:val="556A3AF7"/>
    <w:rsid w:val="5574481E"/>
    <w:rsid w:val="5582DF6E"/>
    <w:rsid w:val="558FB634"/>
    <w:rsid w:val="5597F271"/>
    <w:rsid w:val="55987466"/>
    <w:rsid w:val="55A36528"/>
    <w:rsid w:val="55A6477C"/>
    <w:rsid w:val="55BD0417"/>
    <w:rsid w:val="55BDEFE9"/>
    <w:rsid w:val="55C7BCEA"/>
    <w:rsid w:val="55E95F27"/>
    <w:rsid w:val="55EB4E67"/>
    <w:rsid w:val="55F55E9E"/>
    <w:rsid w:val="55FBA1BB"/>
    <w:rsid w:val="56091C5F"/>
    <w:rsid w:val="5615AFD8"/>
    <w:rsid w:val="56268540"/>
    <w:rsid w:val="562D97E5"/>
    <w:rsid w:val="562DD055"/>
    <w:rsid w:val="5634A56D"/>
    <w:rsid w:val="563CB1B4"/>
    <w:rsid w:val="563E6FD6"/>
    <w:rsid w:val="56404510"/>
    <w:rsid w:val="5649BA3E"/>
    <w:rsid w:val="5652C89D"/>
    <w:rsid w:val="56532089"/>
    <w:rsid w:val="5656664E"/>
    <w:rsid w:val="565BC492"/>
    <w:rsid w:val="565E651D"/>
    <w:rsid w:val="5676FB97"/>
    <w:rsid w:val="567B1653"/>
    <w:rsid w:val="56805677"/>
    <w:rsid w:val="56822E6C"/>
    <w:rsid w:val="5695D179"/>
    <w:rsid w:val="5696D02A"/>
    <w:rsid w:val="5696D9B7"/>
    <w:rsid w:val="56998A67"/>
    <w:rsid w:val="569A6B14"/>
    <w:rsid w:val="569A7830"/>
    <w:rsid w:val="569FC681"/>
    <w:rsid w:val="56A0D42A"/>
    <w:rsid w:val="56A1AEA4"/>
    <w:rsid w:val="56A2C925"/>
    <w:rsid w:val="56AD7156"/>
    <w:rsid w:val="56B297DA"/>
    <w:rsid w:val="56BB8C92"/>
    <w:rsid w:val="56BF6835"/>
    <w:rsid w:val="56C6300B"/>
    <w:rsid w:val="56C717D6"/>
    <w:rsid w:val="56C81001"/>
    <w:rsid w:val="56D22DD6"/>
    <w:rsid w:val="56E04FAF"/>
    <w:rsid w:val="56E12954"/>
    <w:rsid w:val="56E3B634"/>
    <w:rsid w:val="56F03AA1"/>
    <w:rsid w:val="56F1AFCA"/>
    <w:rsid w:val="56FD56BC"/>
    <w:rsid w:val="56FF82FF"/>
    <w:rsid w:val="56FFAFBD"/>
    <w:rsid w:val="5704AAF2"/>
    <w:rsid w:val="570D5F7B"/>
    <w:rsid w:val="571E00AF"/>
    <w:rsid w:val="572A39B9"/>
    <w:rsid w:val="572A8F79"/>
    <w:rsid w:val="572B5067"/>
    <w:rsid w:val="572CA49A"/>
    <w:rsid w:val="5740F984"/>
    <w:rsid w:val="57463703"/>
    <w:rsid w:val="57482F14"/>
    <w:rsid w:val="574D1E5F"/>
    <w:rsid w:val="574F035A"/>
    <w:rsid w:val="575B4242"/>
    <w:rsid w:val="576A6C74"/>
    <w:rsid w:val="576BD2F3"/>
    <w:rsid w:val="576EEB39"/>
    <w:rsid w:val="5786D17B"/>
    <w:rsid w:val="5791C331"/>
    <w:rsid w:val="5792A1AF"/>
    <w:rsid w:val="57942745"/>
    <w:rsid w:val="5794360F"/>
    <w:rsid w:val="579776D0"/>
    <w:rsid w:val="579879D4"/>
    <w:rsid w:val="579C0768"/>
    <w:rsid w:val="57AD9E21"/>
    <w:rsid w:val="57BF566F"/>
    <w:rsid w:val="57C04B4B"/>
    <w:rsid w:val="57CD6EB7"/>
    <w:rsid w:val="57D04AAC"/>
    <w:rsid w:val="57D603F2"/>
    <w:rsid w:val="57E1DF2B"/>
    <w:rsid w:val="57E245B9"/>
    <w:rsid w:val="57EAED5E"/>
    <w:rsid w:val="57EF9F9A"/>
    <w:rsid w:val="57F42ADE"/>
    <w:rsid w:val="57F52527"/>
    <w:rsid w:val="58150C51"/>
    <w:rsid w:val="58189FB0"/>
    <w:rsid w:val="5831395D"/>
    <w:rsid w:val="5835A440"/>
    <w:rsid w:val="583AABFB"/>
    <w:rsid w:val="583CEB1F"/>
    <w:rsid w:val="584E055C"/>
    <w:rsid w:val="585703BB"/>
    <w:rsid w:val="5859D412"/>
    <w:rsid w:val="585C6A4D"/>
    <w:rsid w:val="585CD37C"/>
    <w:rsid w:val="585D5182"/>
    <w:rsid w:val="585EC785"/>
    <w:rsid w:val="586239CA"/>
    <w:rsid w:val="586616ED"/>
    <w:rsid w:val="586CEB33"/>
    <w:rsid w:val="586E1577"/>
    <w:rsid w:val="587A2669"/>
    <w:rsid w:val="587AD425"/>
    <w:rsid w:val="587B5D3A"/>
    <w:rsid w:val="587E291B"/>
    <w:rsid w:val="587F2189"/>
    <w:rsid w:val="588BEF90"/>
    <w:rsid w:val="588EA2A4"/>
    <w:rsid w:val="58919626"/>
    <w:rsid w:val="58934EDB"/>
    <w:rsid w:val="58A5BDD8"/>
    <w:rsid w:val="58B33435"/>
    <w:rsid w:val="58C89033"/>
    <w:rsid w:val="58CCE311"/>
    <w:rsid w:val="58D5345D"/>
    <w:rsid w:val="58D88A50"/>
    <w:rsid w:val="58E6663D"/>
    <w:rsid w:val="58E9B0C2"/>
    <w:rsid w:val="58EB8316"/>
    <w:rsid w:val="58F33C57"/>
    <w:rsid w:val="58F659E9"/>
    <w:rsid w:val="58F6A551"/>
    <w:rsid w:val="58F6FE5A"/>
    <w:rsid w:val="59094DDA"/>
    <w:rsid w:val="59118139"/>
    <w:rsid w:val="59125186"/>
    <w:rsid w:val="59186524"/>
    <w:rsid w:val="593C65EE"/>
    <w:rsid w:val="59486900"/>
    <w:rsid w:val="594FD404"/>
    <w:rsid w:val="59565980"/>
    <w:rsid w:val="5961FA9C"/>
    <w:rsid w:val="596203EE"/>
    <w:rsid w:val="596DCFAB"/>
    <w:rsid w:val="59775930"/>
    <w:rsid w:val="5987691A"/>
    <w:rsid w:val="59AC0733"/>
    <w:rsid w:val="59B6D5B8"/>
    <w:rsid w:val="59BA04D6"/>
    <w:rsid w:val="59C87554"/>
    <w:rsid w:val="59CD6C88"/>
    <w:rsid w:val="59D62103"/>
    <w:rsid w:val="59D66D83"/>
    <w:rsid w:val="59E94B14"/>
    <w:rsid w:val="59EF1DE2"/>
    <w:rsid w:val="59F21540"/>
    <w:rsid w:val="59FD8027"/>
    <w:rsid w:val="5A000C8C"/>
    <w:rsid w:val="5A003D4C"/>
    <w:rsid w:val="5A22FE9C"/>
    <w:rsid w:val="5A29B81E"/>
    <w:rsid w:val="5A35719A"/>
    <w:rsid w:val="5A358BAA"/>
    <w:rsid w:val="5A3E4C04"/>
    <w:rsid w:val="5A654677"/>
    <w:rsid w:val="5A753C25"/>
    <w:rsid w:val="5A7A7914"/>
    <w:rsid w:val="5A897C3D"/>
    <w:rsid w:val="5A973566"/>
    <w:rsid w:val="5A9BCE78"/>
    <w:rsid w:val="5AA410C3"/>
    <w:rsid w:val="5AB28CAC"/>
    <w:rsid w:val="5AB67207"/>
    <w:rsid w:val="5ABD2A89"/>
    <w:rsid w:val="5AC86D87"/>
    <w:rsid w:val="5AC8F6DA"/>
    <w:rsid w:val="5ACA2B2D"/>
    <w:rsid w:val="5AD2E476"/>
    <w:rsid w:val="5AD49B88"/>
    <w:rsid w:val="5AEA3E60"/>
    <w:rsid w:val="5AEB3287"/>
    <w:rsid w:val="5AEFFFD4"/>
    <w:rsid w:val="5AF58CEE"/>
    <w:rsid w:val="5B0DCE5C"/>
    <w:rsid w:val="5B111F8D"/>
    <w:rsid w:val="5B18D094"/>
    <w:rsid w:val="5B1B21D7"/>
    <w:rsid w:val="5B27BA84"/>
    <w:rsid w:val="5B299BD3"/>
    <w:rsid w:val="5B359E94"/>
    <w:rsid w:val="5B500A51"/>
    <w:rsid w:val="5B516AD2"/>
    <w:rsid w:val="5B5FDC1B"/>
    <w:rsid w:val="5B647F39"/>
    <w:rsid w:val="5B6584F3"/>
    <w:rsid w:val="5B74D9E8"/>
    <w:rsid w:val="5B92D6F7"/>
    <w:rsid w:val="5B98D6F8"/>
    <w:rsid w:val="5B9DA938"/>
    <w:rsid w:val="5B9F3D56"/>
    <w:rsid w:val="5BA09EA3"/>
    <w:rsid w:val="5BA0E6B9"/>
    <w:rsid w:val="5BA4AC36"/>
    <w:rsid w:val="5BBE056C"/>
    <w:rsid w:val="5BD7B00B"/>
    <w:rsid w:val="5BDD605F"/>
    <w:rsid w:val="5BDDAE0D"/>
    <w:rsid w:val="5BEC49AE"/>
    <w:rsid w:val="5BFE6057"/>
    <w:rsid w:val="5C00BB97"/>
    <w:rsid w:val="5C017E2D"/>
    <w:rsid w:val="5C1E75B3"/>
    <w:rsid w:val="5C28996D"/>
    <w:rsid w:val="5C33707B"/>
    <w:rsid w:val="5C352317"/>
    <w:rsid w:val="5C37D223"/>
    <w:rsid w:val="5C3A9FB4"/>
    <w:rsid w:val="5C52F2EC"/>
    <w:rsid w:val="5C563FDE"/>
    <w:rsid w:val="5C641AE4"/>
    <w:rsid w:val="5C658AFB"/>
    <w:rsid w:val="5C6BAFCE"/>
    <w:rsid w:val="5C6F3C2F"/>
    <w:rsid w:val="5C739797"/>
    <w:rsid w:val="5C759B60"/>
    <w:rsid w:val="5C77D056"/>
    <w:rsid w:val="5C78FAFE"/>
    <w:rsid w:val="5C8CA9E1"/>
    <w:rsid w:val="5C9877C2"/>
    <w:rsid w:val="5CA37E77"/>
    <w:rsid w:val="5CA45EC4"/>
    <w:rsid w:val="5CA5EC2B"/>
    <w:rsid w:val="5CA8F57A"/>
    <w:rsid w:val="5CBA02D3"/>
    <w:rsid w:val="5CC31828"/>
    <w:rsid w:val="5CC44F2F"/>
    <w:rsid w:val="5CC54D38"/>
    <w:rsid w:val="5CEC1315"/>
    <w:rsid w:val="5CF011A7"/>
    <w:rsid w:val="5CFBCF1C"/>
    <w:rsid w:val="5D05DA2A"/>
    <w:rsid w:val="5D0D55EA"/>
    <w:rsid w:val="5D0EF7B9"/>
    <w:rsid w:val="5D106C4D"/>
    <w:rsid w:val="5D1768EC"/>
    <w:rsid w:val="5D197286"/>
    <w:rsid w:val="5D1B5D48"/>
    <w:rsid w:val="5D1C4FD9"/>
    <w:rsid w:val="5D211B6C"/>
    <w:rsid w:val="5D21D973"/>
    <w:rsid w:val="5D347936"/>
    <w:rsid w:val="5D35B814"/>
    <w:rsid w:val="5D38AB52"/>
    <w:rsid w:val="5D3922F9"/>
    <w:rsid w:val="5D40C953"/>
    <w:rsid w:val="5D424310"/>
    <w:rsid w:val="5D45086B"/>
    <w:rsid w:val="5D538E79"/>
    <w:rsid w:val="5D5474DD"/>
    <w:rsid w:val="5D5BF3A2"/>
    <w:rsid w:val="5D719F76"/>
    <w:rsid w:val="5D7506F1"/>
    <w:rsid w:val="5D89C291"/>
    <w:rsid w:val="5D8ABDCB"/>
    <w:rsid w:val="5D8FEBAC"/>
    <w:rsid w:val="5D939EF4"/>
    <w:rsid w:val="5DA1D66E"/>
    <w:rsid w:val="5DA30B4D"/>
    <w:rsid w:val="5DA9B9C6"/>
    <w:rsid w:val="5DAA3CF9"/>
    <w:rsid w:val="5DBC6B00"/>
    <w:rsid w:val="5DBC7331"/>
    <w:rsid w:val="5DBFB023"/>
    <w:rsid w:val="5DC26AF7"/>
    <w:rsid w:val="5DC431BF"/>
    <w:rsid w:val="5DCD32FE"/>
    <w:rsid w:val="5DD25161"/>
    <w:rsid w:val="5DDFAEAE"/>
    <w:rsid w:val="5DDFE8E8"/>
    <w:rsid w:val="5DE190D0"/>
    <w:rsid w:val="5DE7BD2B"/>
    <w:rsid w:val="5DF495EA"/>
    <w:rsid w:val="5E03622C"/>
    <w:rsid w:val="5E0EFE46"/>
    <w:rsid w:val="5E10AF90"/>
    <w:rsid w:val="5E13F97D"/>
    <w:rsid w:val="5E14C7C2"/>
    <w:rsid w:val="5E1DD5B0"/>
    <w:rsid w:val="5E246464"/>
    <w:rsid w:val="5E2BC2D2"/>
    <w:rsid w:val="5E2DFDD7"/>
    <w:rsid w:val="5E2FDFCB"/>
    <w:rsid w:val="5E305927"/>
    <w:rsid w:val="5E396A9B"/>
    <w:rsid w:val="5E410E15"/>
    <w:rsid w:val="5E43ACD5"/>
    <w:rsid w:val="5E5D5BAB"/>
    <w:rsid w:val="5E5E776B"/>
    <w:rsid w:val="5E670A1B"/>
    <w:rsid w:val="5E6E5EFE"/>
    <w:rsid w:val="5E75050A"/>
    <w:rsid w:val="5E85E9E3"/>
    <w:rsid w:val="5E870618"/>
    <w:rsid w:val="5E8CC18B"/>
    <w:rsid w:val="5EA39822"/>
    <w:rsid w:val="5EA57992"/>
    <w:rsid w:val="5EC076BF"/>
    <w:rsid w:val="5EC90EC1"/>
    <w:rsid w:val="5ECED2EB"/>
    <w:rsid w:val="5EDD424C"/>
    <w:rsid w:val="5EE6CC01"/>
    <w:rsid w:val="5EEE60EA"/>
    <w:rsid w:val="5EF919E3"/>
    <w:rsid w:val="5EFE752E"/>
    <w:rsid w:val="5F0F822E"/>
    <w:rsid w:val="5F366EB7"/>
    <w:rsid w:val="5F3DD887"/>
    <w:rsid w:val="5F44C6EC"/>
    <w:rsid w:val="5F45FCE4"/>
    <w:rsid w:val="5F5F516C"/>
    <w:rsid w:val="5F7B985F"/>
    <w:rsid w:val="5F84BA45"/>
    <w:rsid w:val="5F9748F7"/>
    <w:rsid w:val="5F9AEA9A"/>
    <w:rsid w:val="5FB0F826"/>
    <w:rsid w:val="5FB4F7CC"/>
    <w:rsid w:val="5FB9660C"/>
    <w:rsid w:val="5FBA1B33"/>
    <w:rsid w:val="5FBC68F1"/>
    <w:rsid w:val="5FBED670"/>
    <w:rsid w:val="5FC3C90B"/>
    <w:rsid w:val="5FC40C14"/>
    <w:rsid w:val="5FC4E647"/>
    <w:rsid w:val="5FC70670"/>
    <w:rsid w:val="5FC9B59B"/>
    <w:rsid w:val="5FCB859C"/>
    <w:rsid w:val="5FD3908B"/>
    <w:rsid w:val="5FD75D88"/>
    <w:rsid w:val="5FD827E8"/>
    <w:rsid w:val="5FD95FC6"/>
    <w:rsid w:val="5FE3FE71"/>
    <w:rsid w:val="5FF7D464"/>
    <w:rsid w:val="600824F9"/>
    <w:rsid w:val="600C770F"/>
    <w:rsid w:val="60101065"/>
    <w:rsid w:val="601258DB"/>
    <w:rsid w:val="601644E6"/>
    <w:rsid w:val="601AE741"/>
    <w:rsid w:val="601B36C2"/>
    <w:rsid w:val="601F163E"/>
    <w:rsid w:val="60276251"/>
    <w:rsid w:val="603E3E50"/>
    <w:rsid w:val="603FEF74"/>
    <w:rsid w:val="6040ACE3"/>
    <w:rsid w:val="604724D9"/>
    <w:rsid w:val="604DF92B"/>
    <w:rsid w:val="605D127F"/>
    <w:rsid w:val="606503AB"/>
    <w:rsid w:val="60658943"/>
    <w:rsid w:val="60678DF0"/>
    <w:rsid w:val="6070BB14"/>
    <w:rsid w:val="60745B61"/>
    <w:rsid w:val="607495F6"/>
    <w:rsid w:val="607613E4"/>
    <w:rsid w:val="607D203E"/>
    <w:rsid w:val="60809060"/>
    <w:rsid w:val="60902044"/>
    <w:rsid w:val="609618B1"/>
    <w:rsid w:val="60A5EC98"/>
    <w:rsid w:val="60BDE655"/>
    <w:rsid w:val="60D23E6E"/>
    <w:rsid w:val="60E0B79C"/>
    <w:rsid w:val="60E51197"/>
    <w:rsid w:val="60EF2344"/>
    <w:rsid w:val="60F00E09"/>
    <w:rsid w:val="60FC5C08"/>
    <w:rsid w:val="60FF5B8D"/>
    <w:rsid w:val="61088A35"/>
    <w:rsid w:val="610AC17B"/>
    <w:rsid w:val="6116356D"/>
    <w:rsid w:val="61218AA0"/>
    <w:rsid w:val="612601C4"/>
    <w:rsid w:val="6136BB2F"/>
    <w:rsid w:val="613BBA7A"/>
    <w:rsid w:val="61448D0F"/>
    <w:rsid w:val="614B331B"/>
    <w:rsid w:val="61687834"/>
    <w:rsid w:val="6178BC94"/>
    <w:rsid w:val="617D863F"/>
    <w:rsid w:val="617F3245"/>
    <w:rsid w:val="61815EF8"/>
    <w:rsid w:val="61945DD2"/>
    <w:rsid w:val="61989075"/>
    <w:rsid w:val="61A9C742"/>
    <w:rsid w:val="61AEE762"/>
    <w:rsid w:val="61C6ACFE"/>
    <w:rsid w:val="61C902B6"/>
    <w:rsid w:val="61D0A1A3"/>
    <w:rsid w:val="61D4C49C"/>
    <w:rsid w:val="61E158AA"/>
    <w:rsid w:val="61E1D41D"/>
    <w:rsid w:val="61F5769E"/>
    <w:rsid w:val="61FE04D3"/>
    <w:rsid w:val="6200F88E"/>
    <w:rsid w:val="620D1703"/>
    <w:rsid w:val="621587C3"/>
    <w:rsid w:val="621D8A1D"/>
    <w:rsid w:val="621E46FD"/>
    <w:rsid w:val="622044AD"/>
    <w:rsid w:val="622625C3"/>
    <w:rsid w:val="62275372"/>
    <w:rsid w:val="622B4DF6"/>
    <w:rsid w:val="622DF5B0"/>
    <w:rsid w:val="6230DA71"/>
    <w:rsid w:val="62338239"/>
    <w:rsid w:val="6233BDD5"/>
    <w:rsid w:val="623E1044"/>
    <w:rsid w:val="6243B215"/>
    <w:rsid w:val="626A7770"/>
    <w:rsid w:val="626B704A"/>
    <w:rsid w:val="6289CFE4"/>
    <w:rsid w:val="628C3169"/>
    <w:rsid w:val="6298D275"/>
    <w:rsid w:val="62A97C16"/>
    <w:rsid w:val="62BAFFD5"/>
    <w:rsid w:val="62BE37C7"/>
    <w:rsid w:val="62BF4C8E"/>
    <w:rsid w:val="62C3FBD7"/>
    <w:rsid w:val="62CB7B16"/>
    <w:rsid w:val="62CF4748"/>
    <w:rsid w:val="62D28D29"/>
    <w:rsid w:val="62D5E32D"/>
    <w:rsid w:val="62DD238F"/>
    <w:rsid w:val="62DD2946"/>
    <w:rsid w:val="62F69FC4"/>
    <w:rsid w:val="62F755F4"/>
    <w:rsid w:val="62FCCB4D"/>
    <w:rsid w:val="63028758"/>
    <w:rsid w:val="630AF24B"/>
    <w:rsid w:val="630DE33D"/>
    <w:rsid w:val="631160F3"/>
    <w:rsid w:val="631822EC"/>
    <w:rsid w:val="6328A1A5"/>
    <w:rsid w:val="63306368"/>
    <w:rsid w:val="6336B037"/>
    <w:rsid w:val="633A3EF3"/>
    <w:rsid w:val="6341CFC5"/>
    <w:rsid w:val="63433B6B"/>
    <w:rsid w:val="634B3D25"/>
    <w:rsid w:val="634C01FD"/>
    <w:rsid w:val="637A91B4"/>
    <w:rsid w:val="637B2D16"/>
    <w:rsid w:val="637F3765"/>
    <w:rsid w:val="638C7D53"/>
    <w:rsid w:val="63994581"/>
    <w:rsid w:val="639E1FC6"/>
    <w:rsid w:val="63A91F5C"/>
    <w:rsid w:val="63ACBA62"/>
    <w:rsid w:val="63B6B8CB"/>
    <w:rsid w:val="63B73A8E"/>
    <w:rsid w:val="63CEB448"/>
    <w:rsid w:val="63D3758C"/>
    <w:rsid w:val="63DC0627"/>
    <w:rsid w:val="63DE6977"/>
    <w:rsid w:val="63E3F3E0"/>
    <w:rsid w:val="63E96CEA"/>
    <w:rsid w:val="63EA1F38"/>
    <w:rsid w:val="63FDF91B"/>
    <w:rsid w:val="63FEF4D1"/>
    <w:rsid w:val="6405F983"/>
    <w:rsid w:val="64125F81"/>
    <w:rsid w:val="641E7922"/>
    <w:rsid w:val="642BA65F"/>
    <w:rsid w:val="642C8300"/>
    <w:rsid w:val="6431A626"/>
    <w:rsid w:val="643809A0"/>
    <w:rsid w:val="6439BB02"/>
    <w:rsid w:val="643FF729"/>
    <w:rsid w:val="64408596"/>
    <w:rsid w:val="6444C8EA"/>
    <w:rsid w:val="646140EF"/>
    <w:rsid w:val="6470AADB"/>
    <w:rsid w:val="6471E884"/>
    <w:rsid w:val="64742B4B"/>
    <w:rsid w:val="647B4B3B"/>
    <w:rsid w:val="648C8444"/>
    <w:rsid w:val="648D26A8"/>
    <w:rsid w:val="649B4573"/>
    <w:rsid w:val="649E41C1"/>
    <w:rsid w:val="64A6C4E3"/>
    <w:rsid w:val="64A794BE"/>
    <w:rsid w:val="64B304D4"/>
    <w:rsid w:val="64B620C0"/>
    <w:rsid w:val="64BE6A4C"/>
    <w:rsid w:val="64D07D1F"/>
    <w:rsid w:val="64E0E8BE"/>
    <w:rsid w:val="64E3B5EF"/>
    <w:rsid w:val="64EC2B7D"/>
    <w:rsid w:val="64EE4D2C"/>
    <w:rsid w:val="64F76F0B"/>
    <w:rsid w:val="650686FE"/>
    <w:rsid w:val="650A3853"/>
    <w:rsid w:val="650A6E40"/>
    <w:rsid w:val="650AA086"/>
    <w:rsid w:val="650E08F2"/>
    <w:rsid w:val="650EF963"/>
    <w:rsid w:val="65174BCB"/>
    <w:rsid w:val="65182990"/>
    <w:rsid w:val="6523B274"/>
    <w:rsid w:val="653E92E4"/>
    <w:rsid w:val="655392AD"/>
    <w:rsid w:val="6555567E"/>
    <w:rsid w:val="6558C80C"/>
    <w:rsid w:val="6559F57B"/>
    <w:rsid w:val="655DA5F7"/>
    <w:rsid w:val="6571159D"/>
    <w:rsid w:val="6575D1F7"/>
    <w:rsid w:val="657E3B98"/>
    <w:rsid w:val="6581430A"/>
    <w:rsid w:val="65843B38"/>
    <w:rsid w:val="6584FBEF"/>
    <w:rsid w:val="65884F0C"/>
    <w:rsid w:val="6591A5AB"/>
    <w:rsid w:val="659EC362"/>
    <w:rsid w:val="659EFF39"/>
    <w:rsid w:val="65A1935A"/>
    <w:rsid w:val="65A6ED65"/>
    <w:rsid w:val="65A7D35C"/>
    <w:rsid w:val="65B12DB4"/>
    <w:rsid w:val="65B2523E"/>
    <w:rsid w:val="65B62377"/>
    <w:rsid w:val="65C05650"/>
    <w:rsid w:val="66008B05"/>
    <w:rsid w:val="6608B7D7"/>
    <w:rsid w:val="660D4A21"/>
    <w:rsid w:val="662F627E"/>
    <w:rsid w:val="66387B18"/>
    <w:rsid w:val="6642CB07"/>
    <w:rsid w:val="664DB751"/>
    <w:rsid w:val="66534820"/>
    <w:rsid w:val="66544D23"/>
    <w:rsid w:val="66594743"/>
    <w:rsid w:val="665BCDC4"/>
    <w:rsid w:val="66747181"/>
    <w:rsid w:val="66797183"/>
    <w:rsid w:val="6681C5AE"/>
    <w:rsid w:val="66823E77"/>
    <w:rsid w:val="66884746"/>
    <w:rsid w:val="6689831A"/>
    <w:rsid w:val="6689DE61"/>
    <w:rsid w:val="66B797D7"/>
    <w:rsid w:val="66B8D100"/>
    <w:rsid w:val="66CEEEB9"/>
    <w:rsid w:val="66CF3602"/>
    <w:rsid w:val="66D041E6"/>
    <w:rsid w:val="66E1A5F3"/>
    <w:rsid w:val="66F31ED5"/>
    <w:rsid w:val="67022A4F"/>
    <w:rsid w:val="67170E5B"/>
    <w:rsid w:val="671F6FE5"/>
    <w:rsid w:val="6733DFB0"/>
    <w:rsid w:val="67382795"/>
    <w:rsid w:val="67479D70"/>
    <w:rsid w:val="6748DEEC"/>
    <w:rsid w:val="675142AE"/>
    <w:rsid w:val="6756D266"/>
    <w:rsid w:val="675CBD4D"/>
    <w:rsid w:val="67757902"/>
    <w:rsid w:val="6776DD75"/>
    <w:rsid w:val="678B3D12"/>
    <w:rsid w:val="678C18D4"/>
    <w:rsid w:val="678FC965"/>
    <w:rsid w:val="679C0393"/>
    <w:rsid w:val="67A87F8C"/>
    <w:rsid w:val="67B2FEBE"/>
    <w:rsid w:val="67C604CF"/>
    <w:rsid w:val="67C721AE"/>
    <w:rsid w:val="67C9EC8F"/>
    <w:rsid w:val="67E127FC"/>
    <w:rsid w:val="67ED0F23"/>
    <w:rsid w:val="67F753BD"/>
    <w:rsid w:val="67FB9E25"/>
    <w:rsid w:val="680C0325"/>
    <w:rsid w:val="680E1727"/>
    <w:rsid w:val="681D49BF"/>
    <w:rsid w:val="681DB57D"/>
    <w:rsid w:val="6823567D"/>
    <w:rsid w:val="682A01B6"/>
    <w:rsid w:val="682D38D8"/>
    <w:rsid w:val="6833E35C"/>
    <w:rsid w:val="68371866"/>
    <w:rsid w:val="683B9A4F"/>
    <w:rsid w:val="683DBA29"/>
    <w:rsid w:val="68479582"/>
    <w:rsid w:val="684F5E24"/>
    <w:rsid w:val="684FE5C4"/>
    <w:rsid w:val="685087B1"/>
    <w:rsid w:val="68554706"/>
    <w:rsid w:val="6856EC8E"/>
    <w:rsid w:val="685755C9"/>
    <w:rsid w:val="685CA6F7"/>
    <w:rsid w:val="6868C215"/>
    <w:rsid w:val="686B35EE"/>
    <w:rsid w:val="686B8591"/>
    <w:rsid w:val="686F986F"/>
    <w:rsid w:val="6873A2BD"/>
    <w:rsid w:val="687B7D35"/>
    <w:rsid w:val="688082FA"/>
    <w:rsid w:val="6888A60C"/>
    <w:rsid w:val="688999D0"/>
    <w:rsid w:val="689A2CE9"/>
    <w:rsid w:val="68B1FFE7"/>
    <w:rsid w:val="68B3513B"/>
    <w:rsid w:val="68BB3EA7"/>
    <w:rsid w:val="68C55A3D"/>
    <w:rsid w:val="690A90B0"/>
    <w:rsid w:val="6912CE99"/>
    <w:rsid w:val="69138E60"/>
    <w:rsid w:val="6925015E"/>
    <w:rsid w:val="6926CB38"/>
    <w:rsid w:val="692878C8"/>
    <w:rsid w:val="693DD696"/>
    <w:rsid w:val="6953057C"/>
    <w:rsid w:val="69531CB1"/>
    <w:rsid w:val="69688011"/>
    <w:rsid w:val="69692BDD"/>
    <w:rsid w:val="6974497C"/>
    <w:rsid w:val="69752DB8"/>
    <w:rsid w:val="697C8176"/>
    <w:rsid w:val="69811C91"/>
    <w:rsid w:val="6989DE4A"/>
    <w:rsid w:val="698FB65E"/>
    <w:rsid w:val="69940244"/>
    <w:rsid w:val="699577D2"/>
    <w:rsid w:val="69B1C64B"/>
    <w:rsid w:val="69B55124"/>
    <w:rsid w:val="69B74BE9"/>
    <w:rsid w:val="69BD3D00"/>
    <w:rsid w:val="69C48E7B"/>
    <w:rsid w:val="69C55407"/>
    <w:rsid w:val="69CF4838"/>
    <w:rsid w:val="69DDF584"/>
    <w:rsid w:val="69EC39B8"/>
    <w:rsid w:val="69ED8511"/>
    <w:rsid w:val="69F74346"/>
    <w:rsid w:val="6A04BAA7"/>
    <w:rsid w:val="6A0E80CC"/>
    <w:rsid w:val="6A0F07D4"/>
    <w:rsid w:val="6A154251"/>
    <w:rsid w:val="6A31559F"/>
    <w:rsid w:val="6A38E589"/>
    <w:rsid w:val="6A40F51F"/>
    <w:rsid w:val="6A411277"/>
    <w:rsid w:val="6A4C0A2F"/>
    <w:rsid w:val="6A4EE5B2"/>
    <w:rsid w:val="6A4F9F94"/>
    <w:rsid w:val="6A5FF7B7"/>
    <w:rsid w:val="6A66D40D"/>
    <w:rsid w:val="6A6EFD0F"/>
    <w:rsid w:val="6A79D2F1"/>
    <w:rsid w:val="6A7B4749"/>
    <w:rsid w:val="6A808982"/>
    <w:rsid w:val="6A99B5A9"/>
    <w:rsid w:val="6AA41932"/>
    <w:rsid w:val="6AA44A3C"/>
    <w:rsid w:val="6AAB7DEC"/>
    <w:rsid w:val="6AB09DAA"/>
    <w:rsid w:val="6AB57FBC"/>
    <w:rsid w:val="6ADE89CD"/>
    <w:rsid w:val="6ADF33B8"/>
    <w:rsid w:val="6AE961EB"/>
    <w:rsid w:val="6AE972E2"/>
    <w:rsid w:val="6AF94CE4"/>
    <w:rsid w:val="6AFEA2AC"/>
    <w:rsid w:val="6B0922FE"/>
    <w:rsid w:val="6B0BDF0F"/>
    <w:rsid w:val="6B1089A8"/>
    <w:rsid w:val="6B1C116C"/>
    <w:rsid w:val="6B2A992A"/>
    <w:rsid w:val="6B2B4682"/>
    <w:rsid w:val="6B370672"/>
    <w:rsid w:val="6B3B1F8F"/>
    <w:rsid w:val="6B457EC4"/>
    <w:rsid w:val="6B4F8000"/>
    <w:rsid w:val="6B55948C"/>
    <w:rsid w:val="6B61C8AF"/>
    <w:rsid w:val="6B63730F"/>
    <w:rsid w:val="6B6CD0F9"/>
    <w:rsid w:val="6B6D4675"/>
    <w:rsid w:val="6B7FC8F8"/>
    <w:rsid w:val="6B874CC7"/>
    <w:rsid w:val="6B8B6671"/>
    <w:rsid w:val="6B90B211"/>
    <w:rsid w:val="6B91CDAC"/>
    <w:rsid w:val="6B962496"/>
    <w:rsid w:val="6B9D4835"/>
    <w:rsid w:val="6B9DB763"/>
    <w:rsid w:val="6BA080FE"/>
    <w:rsid w:val="6BA1037E"/>
    <w:rsid w:val="6BA8E2A8"/>
    <w:rsid w:val="6BB054A9"/>
    <w:rsid w:val="6BBE5127"/>
    <w:rsid w:val="6BC1D870"/>
    <w:rsid w:val="6BD20DB3"/>
    <w:rsid w:val="6BD45798"/>
    <w:rsid w:val="6BD8793D"/>
    <w:rsid w:val="6BDA4D7A"/>
    <w:rsid w:val="6BEEB714"/>
    <w:rsid w:val="6BF0E18A"/>
    <w:rsid w:val="6BF9B8B8"/>
    <w:rsid w:val="6C00713D"/>
    <w:rsid w:val="6C038700"/>
    <w:rsid w:val="6C05B2DF"/>
    <w:rsid w:val="6C0DBA95"/>
    <w:rsid w:val="6C10C2B0"/>
    <w:rsid w:val="6C15A874"/>
    <w:rsid w:val="6C18CBD7"/>
    <w:rsid w:val="6C1ECA7D"/>
    <w:rsid w:val="6C241704"/>
    <w:rsid w:val="6C26286C"/>
    <w:rsid w:val="6C2A2D73"/>
    <w:rsid w:val="6C2B58C1"/>
    <w:rsid w:val="6C2D7908"/>
    <w:rsid w:val="6C3418A1"/>
    <w:rsid w:val="6C346320"/>
    <w:rsid w:val="6C3B83AA"/>
    <w:rsid w:val="6C401A79"/>
    <w:rsid w:val="6C4D99B5"/>
    <w:rsid w:val="6C4ECD9A"/>
    <w:rsid w:val="6C4F554E"/>
    <w:rsid w:val="6C556D8A"/>
    <w:rsid w:val="6C6B5F79"/>
    <w:rsid w:val="6C6B7D7F"/>
    <w:rsid w:val="6C71EFE9"/>
    <w:rsid w:val="6C78293C"/>
    <w:rsid w:val="6C815EF8"/>
    <w:rsid w:val="6C8D5E71"/>
    <w:rsid w:val="6C90BA4E"/>
    <w:rsid w:val="6C927C5A"/>
    <w:rsid w:val="6C944631"/>
    <w:rsid w:val="6CA0C56F"/>
    <w:rsid w:val="6CACB927"/>
    <w:rsid w:val="6CC152F4"/>
    <w:rsid w:val="6CC1652C"/>
    <w:rsid w:val="6CC8697C"/>
    <w:rsid w:val="6CD47621"/>
    <w:rsid w:val="6CDA1EE7"/>
    <w:rsid w:val="6CE02BC0"/>
    <w:rsid w:val="6CEAC35B"/>
    <w:rsid w:val="6CEEC994"/>
    <w:rsid w:val="6CF86645"/>
    <w:rsid w:val="6CFCA812"/>
    <w:rsid w:val="6D1DE67F"/>
    <w:rsid w:val="6D3140C2"/>
    <w:rsid w:val="6D39ABD2"/>
    <w:rsid w:val="6D4756A9"/>
    <w:rsid w:val="6D4F81CD"/>
    <w:rsid w:val="6D61185B"/>
    <w:rsid w:val="6D641895"/>
    <w:rsid w:val="6D67845A"/>
    <w:rsid w:val="6D68BB3C"/>
    <w:rsid w:val="6D6D4B21"/>
    <w:rsid w:val="6D6F70A9"/>
    <w:rsid w:val="6D7A6747"/>
    <w:rsid w:val="6D8501EC"/>
    <w:rsid w:val="6D9ABC03"/>
    <w:rsid w:val="6DA9B4BB"/>
    <w:rsid w:val="6DAF1709"/>
    <w:rsid w:val="6DAF2272"/>
    <w:rsid w:val="6DC10B4C"/>
    <w:rsid w:val="6DCB89B7"/>
    <w:rsid w:val="6DD8F64A"/>
    <w:rsid w:val="6DDDF381"/>
    <w:rsid w:val="6DE07C0F"/>
    <w:rsid w:val="6DE166B9"/>
    <w:rsid w:val="6DE9D026"/>
    <w:rsid w:val="6DED0B33"/>
    <w:rsid w:val="6DF093FB"/>
    <w:rsid w:val="6DF0FC21"/>
    <w:rsid w:val="6DF3B391"/>
    <w:rsid w:val="6DF5F3DA"/>
    <w:rsid w:val="6E0552C8"/>
    <w:rsid w:val="6E1DE79C"/>
    <w:rsid w:val="6E3F6E4E"/>
    <w:rsid w:val="6E41B450"/>
    <w:rsid w:val="6E4DB427"/>
    <w:rsid w:val="6E510923"/>
    <w:rsid w:val="6E75A992"/>
    <w:rsid w:val="6E77395A"/>
    <w:rsid w:val="6E8DEDFF"/>
    <w:rsid w:val="6E8EECBF"/>
    <w:rsid w:val="6E910C1E"/>
    <w:rsid w:val="6E9DA571"/>
    <w:rsid w:val="6EBAFAFB"/>
    <w:rsid w:val="6EBE0B4F"/>
    <w:rsid w:val="6EC4B4F1"/>
    <w:rsid w:val="6ECACBDF"/>
    <w:rsid w:val="6ECB72D6"/>
    <w:rsid w:val="6EEF2994"/>
    <w:rsid w:val="6EF10BBA"/>
    <w:rsid w:val="6EFB57EA"/>
    <w:rsid w:val="6EFB9552"/>
    <w:rsid w:val="6EFC1665"/>
    <w:rsid w:val="6EFCE1F2"/>
    <w:rsid w:val="6EFDC5CB"/>
    <w:rsid w:val="6F0B9575"/>
    <w:rsid w:val="6F0F017C"/>
    <w:rsid w:val="6F1EFA6E"/>
    <w:rsid w:val="6F21A690"/>
    <w:rsid w:val="6F23DE87"/>
    <w:rsid w:val="6F2AA0C5"/>
    <w:rsid w:val="6F2D69F6"/>
    <w:rsid w:val="6F30B173"/>
    <w:rsid w:val="6F33BDF3"/>
    <w:rsid w:val="6F3AF6E1"/>
    <w:rsid w:val="6F47E155"/>
    <w:rsid w:val="6F4C56F6"/>
    <w:rsid w:val="6F61EAC9"/>
    <w:rsid w:val="6F648C37"/>
    <w:rsid w:val="6F76D6FD"/>
    <w:rsid w:val="6FB0A8B9"/>
    <w:rsid w:val="6FB0D053"/>
    <w:rsid w:val="6FBA5B4C"/>
    <w:rsid w:val="6FBE6285"/>
    <w:rsid w:val="6FC86BD6"/>
    <w:rsid w:val="6FCE181C"/>
    <w:rsid w:val="6FCF84E0"/>
    <w:rsid w:val="6FD55529"/>
    <w:rsid w:val="6FEF72E6"/>
    <w:rsid w:val="6FF2D4DB"/>
    <w:rsid w:val="6FFE2C74"/>
    <w:rsid w:val="70012FBC"/>
    <w:rsid w:val="7004A27A"/>
    <w:rsid w:val="700F29FC"/>
    <w:rsid w:val="701A0656"/>
    <w:rsid w:val="701D26D6"/>
    <w:rsid w:val="7022490D"/>
    <w:rsid w:val="702945C2"/>
    <w:rsid w:val="702E1767"/>
    <w:rsid w:val="702F93AA"/>
    <w:rsid w:val="7034C7C9"/>
    <w:rsid w:val="703BEEFC"/>
    <w:rsid w:val="7040C5DD"/>
    <w:rsid w:val="7059B7A6"/>
    <w:rsid w:val="705B9CD5"/>
    <w:rsid w:val="70780EAF"/>
    <w:rsid w:val="707F76E9"/>
    <w:rsid w:val="7085BC01"/>
    <w:rsid w:val="708782F1"/>
    <w:rsid w:val="708A13EC"/>
    <w:rsid w:val="708C939E"/>
    <w:rsid w:val="709845DC"/>
    <w:rsid w:val="709AF859"/>
    <w:rsid w:val="70A797E7"/>
    <w:rsid w:val="70A8A067"/>
    <w:rsid w:val="70ACF29B"/>
    <w:rsid w:val="70B378CD"/>
    <w:rsid w:val="70B67218"/>
    <w:rsid w:val="70C44407"/>
    <w:rsid w:val="70CAE7B9"/>
    <w:rsid w:val="70D0BD80"/>
    <w:rsid w:val="70D85A52"/>
    <w:rsid w:val="70DF6CC0"/>
    <w:rsid w:val="70ECC154"/>
    <w:rsid w:val="710591D8"/>
    <w:rsid w:val="710AFDEF"/>
    <w:rsid w:val="712080BB"/>
    <w:rsid w:val="712170A7"/>
    <w:rsid w:val="7127164B"/>
    <w:rsid w:val="7136A45F"/>
    <w:rsid w:val="71388543"/>
    <w:rsid w:val="7139C095"/>
    <w:rsid w:val="713FF4DD"/>
    <w:rsid w:val="7146F09E"/>
    <w:rsid w:val="715492BA"/>
    <w:rsid w:val="71561EBB"/>
    <w:rsid w:val="715CC887"/>
    <w:rsid w:val="715E6514"/>
    <w:rsid w:val="716693A0"/>
    <w:rsid w:val="716C68FA"/>
    <w:rsid w:val="71837F34"/>
    <w:rsid w:val="71AD8C01"/>
    <w:rsid w:val="71BD1D78"/>
    <w:rsid w:val="71C31DD0"/>
    <w:rsid w:val="71C8425A"/>
    <w:rsid w:val="71D60757"/>
    <w:rsid w:val="71E60136"/>
    <w:rsid w:val="71ECAAA5"/>
    <w:rsid w:val="71F2E8BA"/>
    <w:rsid w:val="721517A3"/>
    <w:rsid w:val="72160A8E"/>
    <w:rsid w:val="72160A8E"/>
    <w:rsid w:val="72183544"/>
    <w:rsid w:val="7233C778"/>
    <w:rsid w:val="723F1A2B"/>
    <w:rsid w:val="72440732"/>
    <w:rsid w:val="724AC239"/>
    <w:rsid w:val="7267EC31"/>
    <w:rsid w:val="72717B24"/>
    <w:rsid w:val="72723F4C"/>
    <w:rsid w:val="7274C329"/>
    <w:rsid w:val="7283CE43"/>
    <w:rsid w:val="728BEE1C"/>
    <w:rsid w:val="729EA4FF"/>
    <w:rsid w:val="72A28D5B"/>
    <w:rsid w:val="72A5F181"/>
    <w:rsid w:val="72B418A8"/>
    <w:rsid w:val="72B7038A"/>
    <w:rsid w:val="72B8FCE0"/>
    <w:rsid w:val="72C9F19D"/>
    <w:rsid w:val="72CA671C"/>
    <w:rsid w:val="72D76100"/>
    <w:rsid w:val="72E66664"/>
    <w:rsid w:val="72F0303B"/>
    <w:rsid w:val="72F326E6"/>
    <w:rsid w:val="730E5120"/>
    <w:rsid w:val="73144583"/>
    <w:rsid w:val="7328A8EC"/>
    <w:rsid w:val="7328DB98"/>
    <w:rsid w:val="732D23B4"/>
    <w:rsid w:val="7332D19B"/>
    <w:rsid w:val="733C6EE6"/>
    <w:rsid w:val="73409A61"/>
    <w:rsid w:val="73418914"/>
    <w:rsid w:val="7346739B"/>
    <w:rsid w:val="7365A30F"/>
    <w:rsid w:val="7376022D"/>
    <w:rsid w:val="73789602"/>
    <w:rsid w:val="737D85BA"/>
    <w:rsid w:val="73848C9C"/>
    <w:rsid w:val="7384D881"/>
    <w:rsid w:val="739F999D"/>
    <w:rsid w:val="73A792B7"/>
    <w:rsid w:val="73A91AFC"/>
    <w:rsid w:val="73AA07CD"/>
    <w:rsid w:val="73B55D13"/>
    <w:rsid w:val="73B562B6"/>
    <w:rsid w:val="73B9178F"/>
    <w:rsid w:val="73C132ED"/>
    <w:rsid w:val="73C8D1C4"/>
    <w:rsid w:val="73CD92B9"/>
    <w:rsid w:val="73CDB9E7"/>
    <w:rsid w:val="73CE573A"/>
    <w:rsid w:val="73CF31F7"/>
    <w:rsid w:val="73D37983"/>
    <w:rsid w:val="73E0F7DF"/>
    <w:rsid w:val="73EEC6B9"/>
    <w:rsid w:val="74009533"/>
    <w:rsid w:val="740D09AB"/>
    <w:rsid w:val="7414A0E6"/>
    <w:rsid w:val="741BEA98"/>
    <w:rsid w:val="7424FFC4"/>
    <w:rsid w:val="7429DC07"/>
    <w:rsid w:val="742E3F2F"/>
    <w:rsid w:val="743076A3"/>
    <w:rsid w:val="74354A0B"/>
    <w:rsid w:val="743DC972"/>
    <w:rsid w:val="743E173C"/>
    <w:rsid w:val="744AC309"/>
    <w:rsid w:val="744BE1EB"/>
    <w:rsid w:val="744C51C4"/>
    <w:rsid w:val="745A94BE"/>
    <w:rsid w:val="745E2887"/>
    <w:rsid w:val="7463562B"/>
    <w:rsid w:val="74693E74"/>
    <w:rsid w:val="7476FBE1"/>
    <w:rsid w:val="747E0803"/>
    <w:rsid w:val="748F0F19"/>
    <w:rsid w:val="749A73CF"/>
    <w:rsid w:val="74A06EE1"/>
    <w:rsid w:val="74A393AF"/>
    <w:rsid w:val="74AB145D"/>
    <w:rsid w:val="74AB8793"/>
    <w:rsid w:val="74B1AD59"/>
    <w:rsid w:val="74C9166A"/>
    <w:rsid w:val="74CFF5CD"/>
    <w:rsid w:val="74D74A5E"/>
    <w:rsid w:val="74D9E1BC"/>
    <w:rsid w:val="74DC8256"/>
    <w:rsid w:val="74DEB153"/>
    <w:rsid w:val="74E8EC77"/>
    <w:rsid w:val="74EB7D0D"/>
    <w:rsid w:val="74F88102"/>
    <w:rsid w:val="74FDB6A7"/>
    <w:rsid w:val="750060F2"/>
    <w:rsid w:val="75010D48"/>
    <w:rsid w:val="75088E5A"/>
    <w:rsid w:val="7510C1EB"/>
    <w:rsid w:val="75120572"/>
    <w:rsid w:val="752543B0"/>
    <w:rsid w:val="7540B8ED"/>
    <w:rsid w:val="755CB1C2"/>
    <w:rsid w:val="755CC46F"/>
    <w:rsid w:val="755CC7C8"/>
    <w:rsid w:val="756CDF15"/>
    <w:rsid w:val="756E5ED8"/>
    <w:rsid w:val="7571F60D"/>
    <w:rsid w:val="758952BF"/>
    <w:rsid w:val="7594CEE8"/>
    <w:rsid w:val="759A2F2D"/>
    <w:rsid w:val="759A8133"/>
    <w:rsid w:val="75A013FB"/>
    <w:rsid w:val="75A29FCC"/>
    <w:rsid w:val="75A89C86"/>
    <w:rsid w:val="75ACDF44"/>
    <w:rsid w:val="75BA5C91"/>
    <w:rsid w:val="75BE47BD"/>
    <w:rsid w:val="75C691B9"/>
    <w:rsid w:val="75C7575D"/>
    <w:rsid w:val="75D319F9"/>
    <w:rsid w:val="75D8AA54"/>
    <w:rsid w:val="75DF4427"/>
    <w:rsid w:val="75E3031F"/>
    <w:rsid w:val="75E44A9E"/>
    <w:rsid w:val="76000851"/>
    <w:rsid w:val="760B522F"/>
    <w:rsid w:val="761787F5"/>
    <w:rsid w:val="761A4AB2"/>
    <w:rsid w:val="762A4858"/>
    <w:rsid w:val="762BBBDA"/>
    <w:rsid w:val="7630BD72"/>
    <w:rsid w:val="7636FDE6"/>
    <w:rsid w:val="763D0EA8"/>
    <w:rsid w:val="7667B373"/>
    <w:rsid w:val="766F9E6B"/>
    <w:rsid w:val="7674B79E"/>
    <w:rsid w:val="76793688"/>
    <w:rsid w:val="768B2376"/>
    <w:rsid w:val="768F26C5"/>
    <w:rsid w:val="76915948"/>
    <w:rsid w:val="769DA6BE"/>
    <w:rsid w:val="769EA560"/>
    <w:rsid w:val="76AAEC87"/>
    <w:rsid w:val="76BC638F"/>
    <w:rsid w:val="76BD6AF7"/>
    <w:rsid w:val="76CA62B1"/>
    <w:rsid w:val="76D9A2B2"/>
    <w:rsid w:val="76E892D2"/>
    <w:rsid w:val="76EAA4EB"/>
    <w:rsid w:val="76FC558C"/>
    <w:rsid w:val="7706E831"/>
    <w:rsid w:val="7720A00A"/>
    <w:rsid w:val="7723178D"/>
    <w:rsid w:val="772C9593"/>
    <w:rsid w:val="772CA894"/>
    <w:rsid w:val="773A23AF"/>
    <w:rsid w:val="773A3F7F"/>
    <w:rsid w:val="774391F4"/>
    <w:rsid w:val="7744C3DF"/>
    <w:rsid w:val="77516824"/>
    <w:rsid w:val="7758B5C7"/>
    <w:rsid w:val="7765A459"/>
    <w:rsid w:val="7767E6DF"/>
    <w:rsid w:val="776B7295"/>
    <w:rsid w:val="776D5236"/>
    <w:rsid w:val="7772DAC9"/>
    <w:rsid w:val="7776ED86"/>
    <w:rsid w:val="777949B1"/>
    <w:rsid w:val="777D84F9"/>
    <w:rsid w:val="7785275A"/>
    <w:rsid w:val="77857A2B"/>
    <w:rsid w:val="7787EE39"/>
    <w:rsid w:val="7798BAD0"/>
    <w:rsid w:val="77A2A00D"/>
    <w:rsid w:val="77B47685"/>
    <w:rsid w:val="77BDA202"/>
    <w:rsid w:val="77C07316"/>
    <w:rsid w:val="77D07A36"/>
    <w:rsid w:val="77D83A16"/>
    <w:rsid w:val="77E9CFDF"/>
    <w:rsid w:val="77EF1F78"/>
    <w:rsid w:val="77F0BFE6"/>
    <w:rsid w:val="77F193DA"/>
    <w:rsid w:val="77F47750"/>
    <w:rsid w:val="780A52AC"/>
    <w:rsid w:val="780C1FCE"/>
    <w:rsid w:val="78137477"/>
    <w:rsid w:val="781777AB"/>
    <w:rsid w:val="782BE47F"/>
    <w:rsid w:val="782EA105"/>
    <w:rsid w:val="782FA1DF"/>
    <w:rsid w:val="7834F8E4"/>
    <w:rsid w:val="783C649A"/>
    <w:rsid w:val="784B6959"/>
    <w:rsid w:val="7867E86B"/>
    <w:rsid w:val="786B0A56"/>
    <w:rsid w:val="78792F8D"/>
    <w:rsid w:val="787CDFD1"/>
    <w:rsid w:val="787E47D7"/>
    <w:rsid w:val="788594B7"/>
    <w:rsid w:val="7887A575"/>
    <w:rsid w:val="788824C7"/>
    <w:rsid w:val="7889CDAC"/>
    <w:rsid w:val="788A86E4"/>
    <w:rsid w:val="78993A26"/>
    <w:rsid w:val="789991B6"/>
    <w:rsid w:val="789BB6E3"/>
    <w:rsid w:val="789D6705"/>
    <w:rsid w:val="78A0CD30"/>
    <w:rsid w:val="78B0ABA8"/>
    <w:rsid w:val="78B5E4CC"/>
    <w:rsid w:val="78C1C491"/>
    <w:rsid w:val="78C2FED6"/>
    <w:rsid w:val="78DF9C5D"/>
    <w:rsid w:val="78F01A16"/>
    <w:rsid w:val="7908479A"/>
    <w:rsid w:val="79183BF5"/>
    <w:rsid w:val="792AA8E5"/>
    <w:rsid w:val="792B36CD"/>
    <w:rsid w:val="794239EF"/>
    <w:rsid w:val="795DBCF8"/>
    <w:rsid w:val="796A73E5"/>
    <w:rsid w:val="796C0946"/>
    <w:rsid w:val="798231C9"/>
    <w:rsid w:val="79A186CE"/>
    <w:rsid w:val="79A29776"/>
    <w:rsid w:val="79AA96AC"/>
    <w:rsid w:val="79AEF416"/>
    <w:rsid w:val="79B5A000"/>
    <w:rsid w:val="79D18DBC"/>
    <w:rsid w:val="79D7537A"/>
    <w:rsid w:val="79D9822B"/>
    <w:rsid w:val="79D9FB8E"/>
    <w:rsid w:val="79E17F26"/>
    <w:rsid w:val="79E8DB93"/>
    <w:rsid w:val="79E9E8DC"/>
    <w:rsid w:val="79EA0084"/>
    <w:rsid w:val="79EE139E"/>
    <w:rsid w:val="79FF3F27"/>
    <w:rsid w:val="79FFEC28"/>
    <w:rsid w:val="7A0A40B3"/>
    <w:rsid w:val="7A0D1C89"/>
    <w:rsid w:val="7A0F5618"/>
    <w:rsid w:val="7A1B16BB"/>
    <w:rsid w:val="7A2F2B86"/>
    <w:rsid w:val="7A2FF69E"/>
    <w:rsid w:val="7A330C75"/>
    <w:rsid w:val="7A337196"/>
    <w:rsid w:val="7A355AC4"/>
    <w:rsid w:val="7A45CBE9"/>
    <w:rsid w:val="7A479706"/>
    <w:rsid w:val="7A5BE191"/>
    <w:rsid w:val="7A670E1C"/>
    <w:rsid w:val="7A67816C"/>
    <w:rsid w:val="7A6BFC62"/>
    <w:rsid w:val="7A6DA599"/>
    <w:rsid w:val="7A79BC7D"/>
    <w:rsid w:val="7A9E7E14"/>
    <w:rsid w:val="7AA68245"/>
    <w:rsid w:val="7AA7C312"/>
    <w:rsid w:val="7AA90807"/>
    <w:rsid w:val="7AAC8037"/>
    <w:rsid w:val="7AB3F827"/>
    <w:rsid w:val="7ABA9F3A"/>
    <w:rsid w:val="7AC28E64"/>
    <w:rsid w:val="7AC94254"/>
    <w:rsid w:val="7ACAD699"/>
    <w:rsid w:val="7AD2CFD1"/>
    <w:rsid w:val="7ADD8455"/>
    <w:rsid w:val="7AE8A2ED"/>
    <w:rsid w:val="7AF5E93C"/>
    <w:rsid w:val="7B019525"/>
    <w:rsid w:val="7B0A1B60"/>
    <w:rsid w:val="7B137F91"/>
    <w:rsid w:val="7B19937C"/>
    <w:rsid w:val="7B2585FD"/>
    <w:rsid w:val="7B2B8666"/>
    <w:rsid w:val="7B31E4FF"/>
    <w:rsid w:val="7B320D82"/>
    <w:rsid w:val="7B3414AB"/>
    <w:rsid w:val="7B39A8B7"/>
    <w:rsid w:val="7B49104E"/>
    <w:rsid w:val="7B4B41F0"/>
    <w:rsid w:val="7B5515F2"/>
    <w:rsid w:val="7B5E5324"/>
    <w:rsid w:val="7B69CDED"/>
    <w:rsid w:val="7B6A96C1"/>
    <w:rsid w:val="7B6D6783"/>
    <w:rsid w:val="7B7097B9"/>
    <w:rsid w:val="7B7A4876"/>
    <w:rsid w:val="7B8A40F6"/>
    <w:rsid w:val="7B8E9B89"/>
    <w:rsid w:val="7B921D5A"/>
    <w:rsid w:val="7B960015"/>
    <w:rsid w:val="7B9AD8BA"/>
    <w:rsid w:val="7BAC47F1"/>
    <w:rsid w:val="7BB0F792"/>
    <w:rsid w:val="7BC4566D"/>
    <w:rsid w:val="7BCF6A96"/>
    <w:rsid w:val="7BD311B3"/>
    <w:rsid w:val="7BD56C29"/>
    <w:rsid w:val="7BD8EA87"/>
    <w:rsid w:val="7BDACA32"/>
    <w:rsid w:val="7BDBEF62"/>
    <w:rsid w:val="7BDD5E57"/>
    <w:rsid w:val="7BDDA065"/>
    <w:rsid w:val="7BDEB2D4"/>
    <w:rsid w:val="7BEB5632"/>
    <w:rsid w:val="7BF5EFA9"/>
    <w:rsid w:val="7BFB4174"/>
    <w:rsid w:val="7C089EC7"/>
    <w:rsid w:val="7C12A83A"/>
    <w:rsid w:val="7C16412B"/>
    <w:rsid w:val="7C1F9DBC"/>
    <w:rsid w:val="7C28A05E"/>
    <w:rsid w:val="7C2AB30B"/>
    <w:rsid w:val="7C2BE377"/>
    <w:rsid w:val="7C3A85E6"/>
    <w:rsid w:val="7C40663E"/>
    <w:rsid w:val="7C4418B5"/>
    <w:rsid w:val="7C5BFD49"/>
    <w:rsid w:val="7C6FA6B5"/>
    <w:rsid w:val="7C816200"/>
    <w:rsid w:val="7C858BE0"/>
    <w:rsid w:val="7C8735D3"/>
    <w:rsid w:val="7C895449"/>
    <w:rsid w:val="7C9783FE"/>
    <w:rsid w:val="7CACE515"/>
    <w:rsid w:val="7CBD7BA6"/>
    <w:rsid w:val="7CBF20AB"/>
    <w:rsid w:val="7CC7CC35"/>
    <w:rsid w:val="7CDF8788"/>
    <w:rsid w:val="7CE08D89"/>
    <w:rsid w:val="7CEC8DCB"/>
    <w:rsid w:val="7CF24347"/>
    <w:rsid w:val="7CF38AAF"/>
    <w:rsid w:val="7CFD5461"/>
    <w:rsid w:val="7D02FB1D"/>
    <w:rsid w:val="7D1878A3"/>
    <w:rsid w:val="7D1D394A"/>
    <w:rsid w:val="7D2088D9"/>
    <w:rsid w:val="7D230204"/>
    <w:rsid w:val="7D27EFB0"/>
    <w:rsid w:val="7D2D2FDB"/>
    <w:rsid w:val="7D3660F5"/>
    <w:rsid w:val="7D3C2625"/>
    <w:rsid w:val="7D417B13"/>
    <w:rsid w:val="7D45F3BF"/>
    <w:rsid w:val="7D4C153E"/>
    <w:rsid w:val="7D4F14F1"/>
    <w:rsid w:val="7D507EC5"/>
    <w:rsid w:val="7D61E714"/>
    <w:rsid w:val="7D6A7BEF"/>
    <w:rsid w:val="7D7D5D3B"/>
    <w:rsid w:val="7D84A164"/>
    <w:rsid w:val="7D87F9FF"/>
    <w:rsid w:val="7D8B1087"/>
    <w:rsid w:val="7D9613D7"/>
    <w:rsid w:val="7DA29875"/>
    <w:rsid w:val="7DAA480A"/>
    <w:rsid w:val="7DADC380"/>
    <w:rsid w:val="7DB01FE8"/>
    <w:rsid w:val="7DBD70C8"/>
    <w:rsid w:val="7DC6F730"/>
    <w:rsid w:val="7DC997F7"/>
    <w:rsid w:val="7DCEC352"/>
    <w:rsid w:val="7DD193F6"/>
    <w:rsid w:val="7DE565DD"/>
    <w:rsid w:val="7DEB8622"/>
    <w:rsid w:val="7DED4CAA"/>
    <w:rsid w:val="7DF4288A"/>
    <w:rsid w:val="7DF5976F"/>
    <w:rsid w:val="7E07A9C2"/>
    <w:rsid w:val="7E152B30"/>
    <w:rsid w:val="7E1C1BD9"/>
    <w:rsid w:val="7E1EF0C0"/>
    <w:rsid w:val="7E21E8D7"/>
    <w:rsid w:val="7E2C9DE5"/>
    <w:rsid w:val="7E3907A4"/>
    <w:rsid w:val="7E4694A7"/>
    <w:rsid w:val="7E473570"/>
    <w:rsid w:val="7E4EA3C7"/>
    <w:rsid w:val="7E51FF3B"/>
    <w:rsid w:val="7E5ABDCB"/>
    <w:rsid w:val="7E61A319"/>
    <w:rsid w:val="7E6A939D"/>
    <w:rsid w:val="7E6D7AE6"/>
    <w:rsid w:val="7E6F7231"/>
    <w:rsid w:val="7E6FF85B"/>
    <w:rsid w:val="7E76620C"/>
    <w:rsid w:val="7E785C2B"/>
    <w:rsid w:val="7E8364E8"/>
    <w:rsid w:val="7E9C3547"/>
    <w:rsid w:val="7E9FC4EA"/>
    <w:rsid w:val="7EA0C82D"/>
    <w:rsid w:val="7EA3F8A4"/>
    <w:rsid w:val="7EBCF28D"/>
    <w:rsid w:val="7EBD5086"/>
    <w:rsid w:val="7EBF2062"/>
    <w:rsid w:val="7EC96708"/>
    <w:rsid w:val="7ECA4E59"/>
    <w:rsid w:val="7ED36D0F"/>
    <w:rsid w:val="7EE335FD"/>
    <w:rsid w:val="7EECADAC"/>
    <w:rsid w:val="7F026F28"/>
    <w:rsid w:val="7F054AEC"/>
    <w:rsid w:val="7F1232AD"/>
    <w:rsid w:val="7F13049E"/>
    <w:rsid w:val="7F1586A6"/>
    <w:rsid w:val="7F16E776"/>
    <w:rsid w:val="7F1BC493"/>
    <w:rsid w:val="7F20AA70"/>
    <w:rsid w:val="7F41D505"/>
    <w:rsid w:val="7F446422"/>
    <w:rsid w:val="7F4EA955"/>
    <w:rsid w:val="7F4FF060"/>
    <w:rsid w:val="7F55AFA4"/>
    <w:rsid w:val="7F5655DD"/>
    <w:rsid w:val="7F5BB60E"/>
    <w:rsid w:val="7F5F2437"/>
    <w:rsid w:val="7F63E70D"/>
    <w:rsid w:val="7F63E99D"/>
    <w:rsid w:val="7F6925B9"/>
    <w:rsid w:val="7F6EB8FC"/>
    <w:rsid w:val="7F764C4B"/>
    <w:rsid w:val="7F7D09C4"/>
    <w:rsid w:val="7F80E28E"/>
    <w:rsid w:val="7F86F1AC"/>
    <w:rsid w:val="7F8A13A4"/>
    <w:rsid w:val="7F9055AC"/>
    <w:rsid w:val="7F917DE1"/>
    <w:rsid w:val="7F92DE8C"/>
    <w:rsid w:val="7F995EE8"/>
    <w:rsid w:val="7FA07CF9"/>
    <w:rsid w:val="7FADB723"/>
    <w:rsid w:val="7FB7F8CB"/>
    <w:rsid w:val="7FBC3844"/>
    <w:rsid w:val="7FBD5550"/>
    <w:rsid w:val="7FC463A5"/>
    <w:rsid w:val="7FC7B8A0"/>
    <w:rsid w:val="7FCC06D5"/>
    <w:rsid w:val="7FCD3160"/>
    <w:rsid w:val="7FD3C4D2"/>
    <w:rsid w:val="7FDE3819"/>
    <w:rsid w:val="7FE32411"/>
    <w:rsid w:val="7FE813E4"/>
    <w:rsid w:val="7FEC8CA9"/>
    <w:rsid w:val="7FEEC013"/>
    <w:rsid w:val="7FF18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84F9"/>
  <w15:chartTrackingRefBased/>
  <w15:docId w15:val="{B0FC1079-52D4-479A-A97D-D13260BE5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E9C3547"/>
    <w:rPr>
      <w:rFonts w:ascii="Arial" w:hAnsi="Arial" w:eastAsia="Arial" w:cs="Arial"/>
      <w:noProof w:val="0"/>
      <w:color w:val="000000" w:themeColor="text1" w:themeTint="FF" w:themeShade="FF"/>
      <w:sz w:val="20"/>
      <w:szCs w:val="20"/>
    </w:rPr>
    <w:pPr>
      <w:bidi w:val="0"/>
      <w:spacing w:before="0" w:beforeAutospacing="off"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7E9C3547"/>
    <w:rPr>
      <w:rFonts w:ascii="Aptos Display" w:hAnsi="Aptos Display" w:eastAsia="" w:cs="" w:asciiTheme="majorAscii" w:hAnsiTheme="majorAscii" w:eastAsiaTheme="majorEastAsia" w:cstheme="majorBidi"/>
      <w:sz w:val="56"/>
      <w:szCs w:val="56"/>
    </w:rPr>
    <w:pPr>
      <w:spacing w:after="80"/>
      <w:contextualSpacing/>
    </w:pPr>
  </w:style>
  <w:style w:type="paragraph" w:styleId="Heading1">
    <w:uiPriority w:val="9"/>
    <w:name w:val="heading 1"/>
    <w:basedOn w:val="Normal"/>
    <w:next w:val="Normal"/>
    <w:qFormat/>
    <w:rsid w:val="7E9C3547"/>
    <w:rPr>
      <w:sz w:val="40"/>
      <w:szCs w:val="40"/>
    </w:rPr>
    <w:pPr>
      <w:keepNext w:val="1"/>
      <w:keepLines w:val="1"/>
      <w:spacing w:before="360" w:after="80"/>
      <w:outlineLvl w:val="0"/>
    </w:pPr>
  </w:style>
  <w:style w:type="paragraph" w:styleId="Heading2">
    <w:uiPriority w:val="9"/>
    <w:name w:val="heading 2"/>
    <w:basedOn w:val="Normal"/>
    <w:next w:val="Normal"/>
    <w:unhideWhenUsed/>
    <w:qFormat/>
    <w:rsid w:val="7E9C3547"/>
    <w:rPr>
      <w:sz w:val="32"/>
      <w:szCs w:val="32"/>
    </w:rPr>
    <w:pPr>
      <w:keepNext w:val="1"/>
      <w:keepLines w:val="1"/>
      <w:spacing w:before="160" w:after="80"/>
      <w:outlineLvl w:val="1"/>
    </w:pPr>
  </w:style>
  <w:style w:type="character" w:styleId="Hyperlink">
    <w:uiPriority w:val="99"/>
    <w:name w:val="Hyperlink"/>
    <w:basedOn w:val="DefaultParagraphFont"/>
    <w:unhideWhenUsed/>
    <w:rsid w:val="74DEB153"/>
    <w:rPr>
      <w:color w:val="467886"/>
      <w:u w:val="single"/>
    </w:rPr>
  </w:style>
  <w:style w:type="paragraph" w:styleId="TOC1">
    <w:uiPriority w:val="39"/>
    <w:name w:val="toc 1"/>
    <w:basedOn w:val="Normal"/>
    <w:next w:val="Normal"/>
    <w:unhideWhenUsed/>
    <w:rsid w:val="7E9C3547"/>
    <w:pPr>
      <w:spacing w:after="100"/>
    </w:pPr>
  </w:style>
  <w:style w:type="paragraph" w:styleId="TOC2">
    <w:uiPriority w:val="39"/>
    <w:name w:val="toc 2"/>
    <w:basedOn w:val="Normal"/>
    <w:next w:val="Normal"/>
    <w:unhideWhenUsed/>
    <w:rsid w:val="7E9C3547"/>
    <w:pPr>
      <w:spacing w:after="100"/>
      <w:ind w:left="220"/>
    </w:pPr>
  </w:style>
  <w:style w:type="paragraph" w:styleId="ListParagraph">
    <w:uiPriority w:val="34"/>
    <w:name w:val="List Paragraph"/>
    <w:basedOn w:val="Normal"/>
    <w:qFormat/>
    <w:rsid w:val="7E9C3547"/>
    <w:pPr>
      <w:spacing/>
      <w:ind w:left="720"/>
      <w:contextualSpacing/>
    </w:pPr>
  </w:style>
  <w:style w:type="paragraph" w:styleId="Heading3">
    <w:uiPriority w:val="9"/>
    <w:name w:val="heading 3"/>
    <w:basedOn w:val="Heading4"/>
    <w:next w:val="Normal"/>
    <w:unhideWhenUsed/>
    <w:qFormat/>
    <w:rsid w:val="7E9C3547"/>
  </w:style>
  <w:style w:type="paragraph" w:styleId="TOC3">
    <w:uiPriority w:val="39"/>
    <w:name w:val="toc 3"/>
    <w:basedOn w:val="Normal"/>
    <w:next w:val="Normal"/>
    <w:unhideWhenUsed/>
    <w:rsid w:val="7E9C3547"/>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7E9C3547"/>
    <w:pPr>
      <w:spacing w:after="0"/>
    </w:pPr>
  </w:style>
  <w:style w:type="character" w:styleId="FootnoteReference">
    <w:uiPriority w:val="99"/>
    <w:name w:val="footnote reference"/>
    <w:basedOn w:val="DefaultParagraphFont"/>
    <w:semiHidden/>
    <w:unhideWhenUsed/>
    <w:rsid w:val="7D45F3BF"/>
    <w:rPr>
      <w:vertAlign w:val="superscript"/>
    </w:rPr>
  </w:style>
  <w:style w:type="paragraph" w:styleId="Header">
    <w:uiPriority w:val="99"/>
    <w:name w:val="header"/>
    <w:basedOn w:val="Normal"/>
    <w:unhideWhenUsed/>
    <w:rsid w:val="7E9C3547"/>
    <w:pPr>
      <w:tabs>
        <w:tab w:val="center" w:leader="none" w:pos="4680"/>
        <w:tab w:val="right" w:leader="none" w:pos="9360"/>
      </w:tabs>
      <w:spacing w:after="0"/>
    </w:pPr>
  </w:style>
  <w:style w:type="paragraph" w:styleId="Footer">
    <w:uiPriority w:val="99"/>
    <w:name w:val="footer"/>
    <w:basedOn w:val="Normal"/>
    <w:unhideWhenUsed/>
    <w:rsid w:val="7E9C3547"/>
    <w:pPr>
      <w:tabs>
        <w:tab w:val="center" w:leader="none" w:pos="4680"/>
        <w:tab w:val="right" w:leader="none" w:pos="9360"/>
      </w:tabs>
      <w:spacing w:after="0"/>
    </w:pPr>
  </w:style>
  <w:style w:type="character" w:styleId="normaltextrun" w:customStyle="true">
    <w:uiPriority w:val="1"/>
    <w:name w:val="normaltextrun"/>
    <w:basedOn w:val="DefaultParagraphFont"/>
    <w:rsid w:val="7E9C3547"/>
    <w:rPr>
      <w:rFonts w:ascii="Arial" w:hAnsi="Arial" w:eastAsia="等线" w:cs="Arial" w:eastAsiaTheme="minorEastAsia"/>
      <w:sz w:val="22"/>
      <w:szCs w:val="22"/>
    </w:rPr>
  </w:style>
  <w:style w:type="paragraph" w:styleId="paragraph" w:customStyle="true">
    <w:uiPriority w:val="1"/>
    <w:name w:val="paragraph"/>
    <w:basedOn w:val="Normal"/>
    <w:rsid w:val="7E9C3547"/>
    <w:rPr>
      <w:rFonts w:ascii="Times New Roman" w:hAnsi="Times New Roman" w:eastAsia="Times New Roman" w:cs="Times New Roman" w:eastAsiaTheme="minorEastAsia"/>
      <w:sz w:val="24"/>
      <w:szCs w:val="24"/>
    </w:rPr>
    <w:pPr>
      <w:spacing w:beforeAutospacing="on" w:afterAutospacing="on"/>
    </w:pPr>
  </w:style>
  <w:style w:type="character" w:styleId="eop" w:customStyle="true">
    <w:uiPriority w:val="1"/>
    <w:name w:val="eop"/>
    <w:basedOn w:val="DefaultParagraphFont"/>
    <w:rsid w:val="7E9C3547"/>
    <w:rPr>
      <w:rFonts w:ascii="Arial" w:hAnsi="Arial" w:eastAsia="等线" w:cs="Arial" w:eastAsiaTheme="minorEastAsia"/>
      <w:sz w:val="22"/>
      <w:szCs w:val="22"/>
    </w:rPr>
  </w:style>
  <w:style w:type="paragraph" w:styleId="Heading4">
    <w:uiPriority w:val="9"/>
    <w:name w:val="heading 4"/>
    <w:basedOn w:val="Normal"/>
    <w:next w:val="Normal"/>
    <w:unhideWhenUsed/>
    <w:link w:val="Heading4Char"/>
    <w:qFormat/>
    <w:rsid w:val="7E9C3547"/>
    <w:rPr>
      <w:i w:val="1"/>
      <w:iCs w:val="1"/>
      <w:color w:val="0F4761" w:themeColor="accent1" w:themeTint="FF" w:themeShade="BF"/>
      <w:sz w:val="24"/>
      <w:szCs w:val="24"/>
    </w:rPr>
    <w:pPr>
      <w:keepNext w:val="1"/>
      <w:keepLines w:val="1"/>
      <w:spacing w:before="80" w:after="40"/>
      <w:outlineLvl w:val="3"/>
    </w:pPr>
  </w:style>
  <w:style w:type="paragraph" w:styleId="Heading5">
    <w:uiPriority w:val="9"/>
    <w:name w:val="heading 5"/>
    <w:basedOn w:val="Normal"/>
    <w:next w:val="Normal"/>
    <w:unhideWhenUsed/>
    <w:link w:val="Heading5Char"/>
    <w:qFormat/>
    <w:rsid w:val="7E9C3547"/>
    <w:rPr>
      <w:color w:val="0F4761" w:themeColor="accent1" w:themeTint="FF" w:themeShade="BF"/>
      <w:sz w:val="24"/>
      <w:szCs w:val="24"/>
    </w:rPr>
    <w:pPr>
      <w:keepNext w:val="1"/>
      <w:keepLines w:val="1"/>
      <w:spacing w:before="80" w:after="40"/>
      <w:outlineLvl w:val="4"/>
    </w:pPr>
  </w:style>
  <w:style w:type="paragraph" w:styleId="Heading6">
    <w:uiPriority w:val="9"/>
    <w:name w:val="heading 6"/>
    <w:basedOn w:val="Normal"/>
    <w:next w:val="Normal"/>
    <w:unhideWhenUsed/>
    <w:link w:val="Heading6Char"/>
    <w:qFormat/>
    <w:rsid w:val="7E9C3547"/>
    <w:rPr>
      <w:i w:val="1"/>
      <w:iCs w:val="1"/>
      <w:color w:val="595959" w:themeColor="text1" w:themeTint="A6" w:themeShade="FF"/>
      <w:sz w:val="24"/>
      <w:szCs w:val="24"/>
    </w:rPr>
    <w:pPr>
      <w:keepNext w:val="1"/>
      <w:keepLines w:val="1"/>
      <w:spacing w:before="40" w:after="0"/>
      <w:outlineLvl w:val="5"/>
    </w:pPr>
  </w:style>
  <w:style w:type="paragraph" w:styleId="Heading7">
    <w:uiPriority w:val="9"/>
    <w:name w:val="heading 7"/>
    <w:basedOn w:val="Normal"/>
    <w:next w:val="Normal"/>
    <w:unhideWhenUsed/>
    <w:link w:val="Heading7Char"/>
    <w:qFormat/>
    <w:rsid w:val="7E9C3547"/>
    <w:rPr>
      <w:color w:val="595959" w:themeColor="text1" w:themeTint="A6" w:themeShade="FF"/>
      <w:sz w:val="24"/>
      <w:szCs w:val="24"/>
    </w:rPr>
    <w:pPr>
      <w:keepNext w:val="1"/>
      <w:keepLines w:val="1"/>
      <w:spacing w:before="40" w:after="0"/>
      <w:outlineLvl w:val="6"/>
    </w:pPr>
  </w:style>
  <w:style w:type="paragraph" w:styleId="Heading8">
    <w:uiPriority w:val="9"/>
    <w:name w:val="heading 8"/>
    <w:basedOn w:val="Normal"/>
    <w:next w:val="Normal"/>
    <w:unhideWhenUsed/>
    <w:link w:val="Heading8Char"/>
    <w:qFormat/>
    <w:rsid w:val="7E9C3547"/>
    <w:rPr>
      <w:i w:val="1"/>
      <w:iCs w:val="1"/>
      <w:color w:val="272727"/>
      <w:sz w:val="24"/>
      <w:szCs w:val="24"/>
    </w:rPr>
    <w:pPr>
      <w:keepNext w:val="1"/>
      <w:keepLines w:val="1"/>
      <w:spacing w:after="0"/>
      <w:outlineLvl w:val="7"/>
    </w:pPr>
  </w:style>
  <w:style w:type="paragraph" w:styleId="Heading9">
    <w:uiPriority w:val="9"/>
    <w:name w:val="heading 9"/>
    <w:basedOn w:val="Normal"/>
    <w:next w:val="Normal"/>
    <w:unhideWhenUsed/>
    <w:link w:val="Heading9Char"/>
    <w:qFormat/>
    <w:rsid w:val="7E9C3547"/>
    <w:rPr>
      <w:rFonts w:eastAsia="" w:cs=""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7E9C3547"/>
    <w:rPr>
      <w:rFonts w:eastAsia="" w:c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7E9C3547"/>
    <w:rPr>
      <w:i w:val="1"/>
      <w:iCs w:val="1"/>
      <w:color w:val="404040" w:themeColor="text1" w:themeTint="BF" w:themeShade="FF"/>
    </w:rPr>
  </w:style>
  <w:style w:type="character" w:styleId="IntenseEmphasis">
    <w:uiPriority w:val="21"/>
    <w:name w:val="Intense Emphasis"/>
    <w:basedOn w:val="DefaultParagraphFont"/>
    <w:qFormat/>
    <w:rsid w:val="7E9C3547"/>
    <w:rPr>
      <w:i w:val="1"/>
      <w:iCs w:val="1"/>
      <w:color w:val="0F4761" w:themeColor="accent1" w:themeTint="FF" w:themeShade="BF"/>
    </w:rPr>
  </w:style>
  <w:style w:type="paragraph" w:styleId="Quote">
    <w:uiPriority w:val="29"/>
    <w:name w:val="Quote"/>
    <w:basedOn w:val="Normal"/>
    <w:next w:val="Normal"/>
    <w:link w:val="QuoteChar"/>
    <w:qFormat/>
    <w:rsid w:val="7E9C3547"/>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7E9C3547"/>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7E9C3547"/>
    <w:rPr>
      <w:smallCaps w:val="1"/>
      <w:color w:val="5A5A5A"/>
    </w:rPr>
  </w:style>
  <w:style w:type="character" w:styleId="IntenseReference">
    <w:uiPriority w:val="32"/>
    <w:name w:val="Intense Reference"/>
    <w:basedOn w:val="DefaultParagraphFont"/>
    <w:qFormat/>
    <w:rsid w:val="7E9C3547"/>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7E9C3547"/>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7E9C3547"/>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7E9C3547"/>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7E9C3547"/>
    <w:rPr>
      <w:rFonts w:ascii="Arial" w:hAnsi="Arial" w:eastAsia="Arial" w:cs="Arial"/>
      <w:i w:val="1"/>
      <w:iCs w:val="1"/>
      <w:color w:val="0F4761" w:themeColor="accent1" w:themeTint="FF" w:themeShade="BF"/>
      <w:sz w:val="24"/>
      <w:szCs w:val="24"/>
    </w:rPr>
  </w:style>
  <w:style w:type="character" w:styleId="Heading5Char" w:customStyle="true">
    <w:uiPriority w:val="9"/>
    <w:name w:val="Heading 5 Char"/>
    <w:basedOn w:val="DefaultParagraphFont"/>
    <w:link w:val="Heading5"/>
    <w:rsid w:val="7E9C3547"/>
    <w:rPr>
      <w:rFonts w:ascii="Arial" w:hAnsi="Arial" w:eastAsia="Arial" w:cs="Arial"/>
      <w:color w:val="0F4761" w:themeColor="accent1" w:themeTint="FF" w:themeShade="BF"/>
      <w:sz w:val="24"/>
      <w:szCs w:val="24"/>
    </w:rPr>
  </w:style>
  <w:style w:type="character" w:styleId="Heading6Char" w:customStyle="true">
    <w:uiPriority w:val="9"/>
    <w:name w:val="Heading 6 Char"/>
    <w:basedOn w:val="DefaultParagraphFont"/>
    <w:link w:val="Heading6"/>
    <w:rsid w:val="7E9C3547"/>
    <w:rPr>
      <w:rFonts w:ascii="Arial" w:hAnsi="Arial" w:eastAsia="Arial" w:cs="Arial"/>
      <w:i w:val="1"/>
      <w:iCs w:val="1"/>
      <w:color w:val="595959" w:themeColor="text1" w:themeTint="A6" w:themeShade="FF"/>
      <w:sz w:val="24"/>
      <w:szCs w:val="24"/>
    </w:rPr>
  </w:style>
  <w:style w:type="character" w:styleId="Heading7Char" w:customStyle="true">
    <w:uiPriority w:val="9"/>
    <w:name w:val="Heading 7 Char"/>
    <w:basedOn w:val="DefaultParagraphFont"/>
    <w:link w:val="Heading7"/>
    <w:rsid w:val="7E9C3547"/>
    <w:rPr>
      <w:rFonts w:ascii="Arial" w:hAnsi="Arial" w:eastAsia="Arial" w:cs="Arial"/>
      <w:color w:val="595959" w:themeColor="text1" w:themeTint="A6" w:themeShade="FF"/>
      <w:sz w:val="24"/>
      <w:szCs w:val="24"/>
    </w:rPr>
  </w:style>
  <w:style w:type="character" w:styleId="Heading8Char" w:customStyle="true">
    <w:uiPriority w:val="9"/>
    <w:name w:val="Heading 8 Char"/>
    <w:basedOn w:val="DefaultParagraphFont"/>
    <w:link w:val="Heading8"/>
    <w:rsid w:val="7E9C3547"/>
    <w:rPr>
      <w:rFonts w:ascii="Arial" w:hAnsi="Arial" w:eastAsia="Arial" w:cs="Arial"/>
      <w:i w:val="1"/>
      <w:iCs w:val="1"/>
      <w:color w:val="272727"/>
      <w:sz w:val="24"/>
      <w:szCs w:val="24"/>
    </w:rPr>
  </w:style>
  <w:style w:type="character" w:styleId="Heading9Char" w:customStyle="true">
    <w:uiPriority w:val="9"/>
    <w:name w:val="Heading 9 Char"/>
    <w:basedOn w:val="DefaultParagraphFont"/>
    <w:link w:val="Heading9"/>
    <w:rsid w:val="7E9C3547"/>
    <w:rPr>
      <w:rFonts w:eastAsia="" w:cs="" w:eastAsiaTheme="majorEastAsia" w:cstheme="majorBidi"/>
      <w:color w:val="272727"/>
    </w:rPr>
  </w:style>
  <w:style w:type="character" w:styleId="SubtitleChar" w:customStyle="true">
    <w:uiPriority w:val="11"/>
    <w:name w:val="Subtitle Char"/>
    <w:basedOn w:val="DefaultParagraphFont"/>
    <w:link w:val="Subtitle"/>
    <w:rsid w:val="7E9C3547"/>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7E9C3547"/>
    <w:rPr>
      <w:i w:val="1"/>
      <w:iCs w:val="1"/>
      <w:color w:val="404040" w:themeColor="text1" w:themeTint="BF" w:themeShade="FF"/>
    </w:rPr>
  </w:style>
  <w:style w:type="character" w:styleId="IntenseQuoteChar" w:customStyle="true">
    <w:uiPriority w:val="30"/>
    <w:name w:val="Intense Quote Char"/>
    <w:basedOn w:val="DefaultParagraphFont"/>
    <w:link w:val="IntenseQuote"/>
    <w:rsid w:val="7E9C3547"/>
    <w:rPr>
      <w:i w:val="1"/>
      <w:iCs w:val="1"/>
      <w:color w:val="0F4761" w:themeColor="accent1" w:themeTint="FF" w:themeShade="BF"/>
    </w:rPr>
  </w:style>
  <w:style w:type="character" w:styleId="HTMLCode">
    <w:uiPriority w:val="99"/>
    <w:name w:val="HTML Code"/>
    <w:basedOn w:val="DefaultParagraphFont"/>
    <w:unhideWhenUsed/>
    <w:rsid w:val="7E9C3547"/>
    <w:rPr>
      <w:rFonts w:ascii="Consolas" w:hAnsi="Consolas"/>
      <w:sz w:val="20"/>
      <w:szCs w:val="20"/>
    </w:rPr>
  </w:style>
  <w:style w:type="paragraph" w:styleId="HTMLPreformatted">
    <w:uiPriority w:val="99"/>
    <w:name w:val="HTML Preformatted"/>
    <w:basedOn w:val="Normal"/>
    <w:unhideWhenUsed/>
    <w:rsid w:val="7E9C3547"/>
    <w:rPr>
      <w:rFonts w:ascii="Consolas" w:hAnsi="Consolas"/>
    </w:rPr>
    <w:pPr>
      <w:spacing w:after="0"/>
    </w:pPr>
  </w:style>
  <w:style w:type="paragraph" w:styleId="Table/FigureTitle" w:customStyle="true">
    <w:uiPriority w:val="1"/>
    <w:name w:val="Table/Figure Title"/>
    <w:basedOn w:val="Normal"/>
    <w:link w:val="Table/FigureTitleChar"/>
    <w:qFormat/>
    <w:rsid w:val="7E9C3547"/>
    <w:rPr>
      <w:b w:val="1"/>
      <w:bCs w:val="1"/>
      <w:i w:val="0"/>
      <w:iCs w:val="0"/>
    </w:rPr>
    <w:pPr>
      <w:spacing w:after="0"/>
    </w:pPr>
  </w:style>
  <w:style w:type="character" w:styleId="Table/FigureTitleChar" w:customStyle="true">
    <w:name w:val="Table/Figure Title Char"/>
    <w:basedOn w:val="DefaultParagraphFont"/>
    <w:link w:val="Table/FigureTitle"/>
    <w:rsid w:val="7E9C3547"/>
    <w:rPr>
      <w:rFonts w:ascii="Arial" w:hAnsi="Arial" w:eastAsia="Arial" w:cs="Arial"/>
      <w:b w:val="1"/>
      <w:bCs w:val="1"/>
      <w:i w:val="0"/>
      <w:iCs w:val="0"/>
      <w:noProof w:val="0"/>
      <w:color w:val="000000" w:themeColor="text1" w:themeTint="FF" w:themeShade="FF"/>
      <w:sz w:val="20"/>
      <w:szCs w:val="20"/>
      <w:lang w:val="en-US"/>
    </w:rPr>
  </w:style>
  <w:style w:type="paragraph" w:styleId="TOC4">
    <w:uiPriority w:val="39"/>
    <w:name w:val="toc 4"/>
    <w:basedOn w:val="Normal"/>
    <w:next w:val="Normal"/>
    <w:unhideWhenUsed/>
    <w:rsid w:val="7E9C3547"/>
    <w:pPr>
      <w:spacing w:after="100"/>
      <w:ind w:left="660"/>
    </w:pPr>
  </w:style>
  <w:style xmlns:w14="http://schemas.microsoft.com/office/word/2010/wordml" xmlns:mc="http://schemas.openxmlformats.org/markup-compatibility/2006" xmlns:w="http://schemas.openxmlformats.org/wordprocessingml/2006/main" w:type="table" w:styleId="PlainTable5" mc:Ignorable="w14">
    <w:name xmlns:w="http://schemas.openxmlformats.org/wordprocessingml/2006/main" w:val="Plain Table 5"/>
    <w:basedOn xmlns:w="http://schemas.openxmlformats.org/wordprocessingml/2006/main" w:val="TableNormal"/>
    <w:uiPriority xmlns:w="http://schemas.openxmlformats.org/wordprocessingml/2006/main" w:val="45"/>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5a6edf3f43447ee" /><Relationship Type="http://schemas.openxmlformats.org/officeDocument/2006/relationships/comments" Target="comments.xml" Id="R592bbfc609ca4612" /><Relationship Type="http://schemas.microsoft.com/office/2016/09/relationships/commentsIds" Target="commentsIds.xml" Id="R41cad7f17c304c25" /><Relationship Type="http://schemas.microsoft.com/office/2011/relationships/commentsExtended" Target="commentsExtended.xml" Id="Rc36fc07b844a43f0" /><Relationship Type="http://schemas.microsoft.com/office/2018/08/relationships/commentsExtensible" Target="commentsExtensible.xml" Id="R4c717e2e67f64269" /><Relationship Type="http://schemas.microsoft.com/office/2011/relationships/people" Target="people.xml" Id="R3737fa6da2a14ffd" /><Relationship Type="http://schemas.openxmlformats.org/officeDocument/2006/relationships/numbering" Target="numbering.xml" Id="R91f990aeff5b4db7" /><Relationship Type="http://schemas.openxmlformats.org/officeDocument/2006/relationships/footnotes" Target="footnotes.xml" Id="R8ea4a15843364621" /><Relationship Type="http://schemas.openxmlformats.org/officeDocument/2006/relationships/header" Target="header.xml" Id="R9bfb2239e4d0497a" /><Relationship Type="http://schemas.openxmlformats.org/officeDocument/2006/relationships/footer" Target="footer.xml" Id="R8b8204b56fe64c7d" /><Relationship Type="http://schemas.openxmlformats.org/officeDocument/2006/relationships/image" Target="/media/image36.png" Id="rId145393105" /><Relationship Type="http://schemas.openxmlformats.org/officeDocument/2006/relationships/hyperlink" Target="https://www.bls.gov/bdm/nonprofits/nonprofits.htm" TargetMode="External" Id="R414be010bcb5489c" /><Relationship Type="http://schemas.openxmlformats.org/officeDocument/2006/relationships/header" Target="header2.xml" Id="R6aa7fbd5c4ed4500" /><Relationship Type="http://schemas.openxmlformats.org/officeDocument/2006/relationships/footer" Target="footer2.xml" Id="Rd5e9224744dc4fee" /><Relationship Type="http://schemas.openxmlformats.org/officeDocument/2006/relationships/image" Target="/media/image58.png" Id="rId499462514" /><Relationship Type="http://schemas.openxmlformats.org/officeDocument/2006/relationships/image" Target="/media/image59.png" Id="rId272072643" /><Relationship Type="http://schemas.openxmlformats.org/officeDocument/2006/relationships/image" Target="/media/image5a.png" Id="rId548976935" /><Relationship Type="http://schemas.openxmlformats.org/officeDocument/2006/relationships/image" Target="/media/image5b.png" Id="rId299875883" /><Relationship Type="http://schemas.openxmlformats.org/officeDocument/2006/relationships/image" Target="/media/image5c.png" Id="rId526139758" /><Relationship Type="http://schemas.openxmlformats.org/officeDocument/2006/relationships/image" Target="/media/image5d.png" Id="rId781858901" /><Relationship Type="http://schemas.openxmlformats.org/officeDocument/2006/relationships/image" Target="/media/image5e.png" Id="rId1927773484" /><Relationship Type="http://schemas.openxmlformats.org/officeDocument/2006/relationships/image" Target="/media/image5f.png" Id="rId355264931" /><Relationship Type="http://schemas.openxmlformats.org/officeDocument/2006/relationships/image" Target="/media/image60.png" Id="rId88914932" /><Relationship Type="http://schemas.openxmlformats.org/officeDocument/2006/relationships/image" Target="/media/image61.png" Id="rId2083955639" /><Relationship Type="http://schemas.openxmlformats.org/officeDocument/2006/relationships/image" Target="/media/image62.png" Id="rId1898821369" /><Relationship Type="http://schemas.openxmlformats.org/officeDocument/2006/relationships/image" Target="/media/image63.png" Id="rId726013793" /><Relationship Type="http://schemas.openxmlformats.org/officeDocument/2006/relationships/hyperlink" Target="https://data.census.gov/" TargetMode="External" Id="R99945719481048a9" /><Relationship Type="http://schemas.openxmlformats.org/officeDocument/2006/relationships/hyperlink" Target="https://www.irs.gov/pub/irs-soi/eo_{state}.csv" TargetMode="External" Id="R57a9b4efc2e54f3a" /><Relationship Type="http://schemas.openxmlformats.org/officeDocument/2006/relationships/hyperlink" Target="https://www.irs.gov/pub/irs-soi/eo-info.pdf" TargetMode="External" Id="Rb0ae2a5d2128419d" /><Relationship Type="http://schemas.openxmlformats.org/officeDocument/2006/relationships/hyperlink" Target="https://990data.givingtuesday.org/datamarts/" TargetMode="External" Id="R064f70703bdb4504" /><Relationship Type="http://schemas.openxmlformats.org/officeDocument/2006/relationships/hyperlink" Target="https://grantstory-api.gtdata.org/v2/public/678d25291eceb5d121099200/items?limit=200" TargetMode="External" Id="R781dbb4924fe43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CCE8B985844E40AD28D74F37A32D42" ma:contentTypeVersion="19" ma:contentTypeDescription="Create a new document." ma:contentTypeScope="" ma:versionID="bec0cf83f65b089c97a65e75992126a6">
  <xsd:schema xmlns:xsd="http://www.w3.org/2001/XMLSchema" xmlns:xs="http://www.w3.org/2001/XMLSchema" xmlns:p="http://schemas.microsoft.com/office/2006/metadata/properties" xmlns:ns2="f2eac6ee-37d5-4658-91eb-3cb89e4f8873" xmlns:ns3="ba7abc65-48a2-46fe-a19e-0b64c91f4690" targetNamespace="http://schemas.microsoft.com/office/2006/metadata/properties" ma:root="true" ma:fieldsID="ef2cd96496be9032de9e1fe7cd961e73" ns2:_="" ns3:_="">
    <xsd:import namespace="f2eac6ee-37d5-4658-91eb-3cb89e4f8873"/>
    <xsd:import namespace="ba7abc65-48a2-46fe-a19e-0b64c91f46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ac6ee-37d5-4658-91eb-3cb89e4f887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d2699f7-b3aa-4d27-9052-50c0c66f00f4}" ma:internalName="TaxCatchAll" ma:showField="CatchAllData" ma:web="f2eac6ee-37d5-4658-91eb-3cb89e4f88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7abc65-48a2-46fe-a19e-0b64c91f469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cbe751-2494-418f-a0c1-5d81b17f9d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eac6ee-37d5-4658-91eb-3cb89e4f8873" xsi:nil="true"/>
    <lcf76f155ced4ddcb4097134ff3c332f xmlns="ba7abc65-48a2-46fe-a19e-0b64c91f46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96494-ED41-41A3-87A9-F8E7D94D472D}"/>
</file>

<file path=customXml/itemProps2.xml><?xml version="1.0" encoding="utf-8"?>
<ds:datastoreItem xmlns:ds="http://schemas.openxmlformats.org/officeDocument/2006/customXml" ds:itemID="{51DFA84D-AEDA-406E-BF0B-24331175DBAA}"/>
</file>

<file path=customXml/itemProps3.xml><?xml version="1.0" encoding="utf-8"?>
<ds:datastoreItem xmlns:ds="http://schemas.openxmlformats.org/officeDocument/2006/customXml" ds:itemID="{5DD43727-8DAB-4787-9FA0-10FC5E7A4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Ryan</dc:creator>
  <keywords/>
  <dc:description/>
  <lastModifiedBy>Allison Ryan</lastModifiedBy>
  <dcterms:created xsi:type="dcterms:W3CDTF">2026-04-18T16:47:07.0000000Z</dcterms:created>
  <dcterms:modified xsi:type="dcterms:W3CDTF">2026-06-29T20:47:15.7968083Z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0x010100C2CCE8B985844E40AD28D74F37A32D42</vt:lpwstr>
  </property>
  <property fmtid="{D5CDD505-2E9C-101B-9397-08002B2CF9AE}" pid="3" name="MediaServiceImageTags">
    <vt:lpwstr/>
  </property>
</Properties>
</file>